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comments.xml" ContentType="application/vnd.openxmlformats-officedocument.wordprocessingml.comment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TCourseTitle"/>
        <w:spacing w:before="187" w:after="58"/>
        <w:contextualSpacing/>
        <w:jc w:val="right"/>
        <w:rPr/>
      </w:pPr>
      <w:r>
        <w:rPr/>
        <w:drawing>
          <wp:anchor behindDoc="1" distT="0" distB="10160" distL="114300" distR="114300" simplePos="0" locked="0" layoutInCell="1" allowOverlap="1" relativeHeight="2">
            <wp:simplePos x="0" y="0"/>
            <wp:positionH relativeFrom="column">
              <wp:posOffset>0</wp:posOffset>
            </wp:positionH>
            <wp:positionV relativeFrom="paragraph">
              <wp:posOffset>109855</wp:posOffset>
            </wp:positionV>
            <wp:extent cx="6355080" cy="8473440"/>
            <wp:effectExtent l="0" t="0" r="0" b="0"/>
            <wp:wrapNone/>
            <wp:docPr id="1" name="Picture 2" descr="InterConnect2016_4x3 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nterConnect2016_4x3 art4"/>
                    <pic:cNvPicPr>
                      <a:picLocks noChangeAspect="1" noChangeArrowheads="1"/>
                    </pic:cNvPicPr>
                  </pic:nvPicPr>
                  <pic:blipFill>
                    <a:blip r:embed="rId2"/>
                    <a:stretch>
                      <a:fillRect/>
                    </a:stretch>
                  </pic:blipFill>
                  <pic:spPr bwMode="auto">
                    <a:xfrm>
                      <a:off x="0" y="0"/>
                      <a:ext cx="6355080" cy="8473440"/>
                    </a:xfrm>
                    <a:prstGeom prst="rect">
                      <a:avLst/>
                    </a:prstGeom>
                  </pic:spPr>
                </pic:pic>
              </a:graphicData>
            </a:graphic>
          </wp:anchor>
        </w:drawing>
      </w:r>
    </w:p>
    <w:p>
      <w:pPr>
        <w:pStyle w:val="CTCourseTitle"/>
        <w:rPr/>
      </w:pPr>
      <w:r>
        <w:rPr/>
      </w:r>
    </w:p>
    <w:p>
      <w:pPr>
        <w:pStyle w:val="DDeliverable"/>
        <w:rPr>
          <w:color w:val="00B0F0"/>
        </w:rPr>
      </w:pPr>
      <w:r>
        <w:rPr>
          <w:color w:val="00B0F0"/>
        </w:rPr>
      </w:r>
    </w:p>
    <w:p>
      <w:pPr>
        <w:pStyle w:val="DDeliverable"/>
        <w:rPr>
          <w:color w:val="00B0F0"/>
        </w:rPr>
      </w:pPr>
      <w:bookmarkStart w:id="0" w:name="RTF38333233333a2043542d436f"/>
      <w:bookmarkStart w:id="1" w:name="RTF38333233333a2043542d436f"/>
      <w:bookmarkEnd w:id="1"/>
      <w:r>
        <w:rPr>
          <w:color w:val="00B0F0"/>
        </w:rPr>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t>Session: CCD/HAM-2434</w:t>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t>Migrating and Integrating Cloud Applications with On-Premise Resources</w:t>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r>
    </w:p>
    <w:p>
      <w:pPr>
        <w:pStyle w:val="Normal"/>
        <w:spacing w:lineRule="auto" w:line="240" w:before="0" w:after="0"/>
        <w:contextualSpacing/>
        <w:jc w:val="center"/>
        <w:rPr>
          <w:rFonts w:cs="Arial"/>
          <w:color w:val="FFFFFF"/>
          <w:sz w:val="20"/>
          <w:szCs w:val="20"/>
        </w:rPr>
      </w:pPr>
      <w:r>
        <w:rPr>
          <w:rFonts w:cs="Arial"/>
          <w:b/>
          <w:bCs/>
          <w:color w:val="FFFFFF"/>
          <w:sz w:val="40"/>
          <w:szCs w:val="20"/>
        </w:rPr>
        <w:t>Lab Instructions</w:t>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jc w:val="center"/>
        <w:rPr>
          <w:rFonts w:cs="Arial"/>
          <w:color w:val="FFFFFF"/>
          <w:sz w:val="24"/>
        </w:rPr>
      </w:pPr>
      <w:r>
        <w:rPr>
          <w:rFonts w:cs="Arial"/>
          <w:color w:val="FFFFFF"/>
          <w:sz w:val="24"/>
        </w:rPr>
        <w:t>Authors:</w:t>
      </w:r>
    </w:p>
    <w:p>
      <w:pPr>
        <w:pStyle w:val="Normal"/>
        <w:spacing w:lineRule="auto" w:line="240" w:before="0" w:after="0"/>
        <w:contextualSpacing/>
        <w:jc w:val="center"/>
        <w:rPr>
          <w:rFonts w:cs="Arial"/>
          <w:color w:val="FFFFFF"/>
          <w:sz w:val="24"/>
        </w:rPr>
      </w:pPr>
      <w:r>
        <w:rPr>
          <w:rFonts w:cs="Arial"/>
          <w:color w:val="FFFFFF"/>
          <w:sz w:val="24"/>
        </w:rPr>
        <w:t>Bobby Woolf, Bluemix Technical Enablement Specialist, IBM</w:t>
      </w:r>
    </w:p>
    <w:p>
      <w:pPr>
        <w:pStyle w:val="Normal"/>
        <w:spacing w:lineRule="auto" w:line="240" w:before="0" w:after="0"/>
        <w:contextualSpacing/>
        <w:jc w:val="center"/>
        <w:rPr>
          <w:rFonts w:cs="Arial"/>
          <w:color w:val="FFFFFF"/>
          <w:sz w:val="24"/>
        </w:rPr>
      </w:pPr>
      <w:r>
        <w:rPr>
          <w:rFonts w:cs="Arial"/>
          <w:color w:val="FFFFFF"/>
          <w:sz w:val="24"/>
        </w:rPr>
        <w:t>Sandhya Kapoor, Cloud Architect, IBM</w:t>
      </w:r>
    </w:p>
    <w:p>
      <w:pPr>
        <w:pStyle w:val="DDeliverable"/>
        <w:rPr>
          <w:color w:val="FFFFFF"/>
        </w:rPr>
      </w:pPr>
      <w:r>
        <w:rPr>
          <w:color w:val="FFFFFF"/>
        </w:rPr>
      </w:r>
    </w:p>
    <w:p>
      <w:pPr>
        <w:pStyle w:val="DDeliverable"/>
        <w:rPr>
          <w:color w:val="FFFFFF"/>
        </w:rPr>
      </w:pPr>
      <w:r>
        <w:rPr>
          <w:color w:val="FFFFFF"/>
        </w:rPr>
      </w:r>
    </w:p>
    <w:p>
      <w:pPr>
        <w:pStyle w:val="DDeliverable"/>
        <w:rPr>
          <w:color w:val="FFFFFF"/>
        </w:rPr>
      </w:pPr>
      <w:r>
        <w:rPr>
          <w:color w:val="FFFFFF"/>
        </w:rPr>
      </w:r>
    </w:p>
    <w:p>
      <w:pPr>
        <w:pStyle w:val="DDeliverable"/>
        <w:rPr>
          <w:color w:val="FFFFFF"/>
        </w:rPr>
      </w:pPr>
      <w:r>
        <w:rPr>
          <w:color w:val="FFFFFF"/>
        </w:rPr>
      </w:r>
    </w:p>
    <w:p>
      <w:pPr>
        <w:pStyle w:val="DDeliverable"/>
        <w:rPr>
          <w:color w:val="FFFFFF"/>
        </w:rPr>
      </w:pPr>
      <w:r>
        <w:rPr>
          <w:color w:val="FFFFFF"/>
        </w:rPr>
      </w:r>
    </w:p>
    <w:p>
      <w:pPr>
        <w:pStyle w:val="DDeliverable"/>
        <w:rPr/>
      </w:pPr>
      <w:r>
        <w:rPr/>
      </w:r>
    </w:p>
    <w:p>
      <w:pPr>
        <w:pStyle w:val="CTCourseTitle"/>
        <w:spacing w:lineRule="atLeast" w:line="280" w:before="0" w:after="8"/>
        <w:contextualSpacing/>
        <w:rPr>
          <w:color w:val="FFFFFF"/>
          <w:sz w:val="56"/>
          <w:szCs w:val="56"/>
        </w:rPr>
      </w:pPr>
      <w:r>
        <w:rPr>
          <w:i/>
          <w:sz w:val="18"/>
          <w:szCs w:val="20"/>
        </w:rPr>
        <w:t>February 2016</w:t>
      </w:r>
      <w:r>
        <w:rPr>
          <w:sz w:val="18"/>
          <w:szCs w:val="20"/>
        </w:rPr>
        <w:t xml:space="preserve"> edition</w:t>
      </w:r>
      <w:r>
        <w:rPr>
          <w:sz w:val="32"/>
        </w:rPr>
        <w:br/>
      </w:r>
      <w:r>
        <w:rPr>
          <w:sz w:val="18"/>
          <w:szCs w:val="20"/>
        </w:rPr>
        <w:t>NOTICES</w:t>
      </w:r>
    </w:p>
    <w:p>
      <w:pPr>
        <w:pStyle w:val="Copyright"/>
        <w:spacing w:before="0" w:after="96"/>
        <w:contextualSpacing/>
        <w:rPr>
          <w:sz w:val="16"/>
          <w:szCs w:val="16"/>
        </w:rPr>
      </w:pPr>
      <w:r>
        <w:rPr>
          <w:sz w:val="16"/>
          <w:szCs w:val="16"/>
        </w:rPr>
        <w:t>This information was developed for products and services offered in the USA.</w:t>
      </w:r>
    </w:p>
    <w:p>
      <w:pPr>
        <w:pStyle w:val="Copyright"/>
        <w:spacing w:before="0" w:after="96"/>
        <w:contextualSpacing/>
        <w:rPr>
          <w:sz w:val="16"/>
          <w:szCs w:val="16"/>
        </w:rPr>
      </w:pPr>
      <w:r>
        <w:rPr>
          <w:sz w:val="16"/>
          <w:szCs w:val="16"/>
        </w:rPr>
        <w:t>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w:t>
      </w:r>
    </w:p>
    <w:p>
      <w:pPr>
        <w:pStyle w:val="Copyright"/>
        <w:spacing w:before="0" w:after="0"/>
        <w:contextualSpacing/>
        <w:rPr>
          <w:sz w:val="16"/>
        </w:rPr>
      </w:pPr>
      <w:r>
        <w:rPr>
          <w:sz w:val="16"/>
        </w:rPr>
        <w:t>IBM may have patents or pending patent applications covering subject matter described in this document. The furnishing of this document does not grant you any license to these patents. You can send license inquiries, in writing, to:</w:t>
      </w:r>
    </w:p>
    <w:p>
      <w:pPr>
        <w:pStyle w:val="Copyright"/>
        <w:spacing w:before="0" w:after="0"/>
        <w:ind w:left="720" w:hanging="0"/>
        <w:contextualSpacing/>
        <w:rPr>
          <w:sz w:val="16"/>
        </w:rPr>
      </w:pPr>
      <w:r>
        <w:rPr>
          <w:sz w:val="16"/>
        </w:rPr>
        <w:t>IBM Director of Licensing</w:t>
      </w:r>
    </w:p>
    <w:p>
      <w:pPr>
        <w:pStyle w:val="Copyright"/>
        <w:spacing w:before="0" w:after="0"/>
        <w:ind w:left="720" w:hanging="0"/>
        <w:contextualSpacing/>
        <w:rPr>
          <w:sz w:val="16"/>
        </w:rPr>
      </w:pPr>
      <w:r>
        <w:rPr>
          <w:sz w:val="16"/>
        </w:rPr>
        <w:t>IBM Corporation</w:t>
      </w:r>
    </w:p>
    <w:p>
      <w:pPr>
        <w:pStyle w:val="Copyright"/>
        <w:spacing w:before="0" w:after="0"/>
        <w:ind w:left="720" w:hanging="0"/>
        <w:contextualSpacing/>
        <w:rPr>
          <w:sz w:val="16"/>
        </w:rPr>
      </w:pPr>
      <w:r>
        <w:rPr>
          <w:sz w:val="16"/>
        </w:rPr>
        <w:t>North Castle Drive, MD-NC119</w:t>
      </w:r>
    </w:p>
    <w:p>
      <w:pPr>
        <w:pStyle w:val="Copyright"/>
        <w:spacing w:before="0" w:after="0"/>
        <w:ind w:left="720" w:hanging="0"/>
        <w:contextualSpacing/>
        <w:rPr>
          <w:sz w:val="16"/>
        </w:rPr>
      </w:pPr>
      <w:r>
        <w:rPr>
          <w:sz w:val="16"/>
        </w:rPr>
        <w:t>Armonk, NY 10504-1785</w:t>
      </w:r>
    </w:p>
    <w:p>
      <w:pPr>
        <w:pStyle w:val="Copyright"/>
        <w:spacing w:before="0" w:after="40"/>
        <w:ind w:left="720" w:hanging="0"/>
        <w:contextualSpacing/>
        <w:rPr>
          <w:sz w:val="16"/>
        </w:rPr>
      </w:pPr>
      <w:r>
        <w:rPr>
          <w:sz w:val="16"/>
        </w:rPr>
        <w:t>United States of America</w:t>
      </w:r>
    </w:p>
    <w:p>
      <w:pPr>
        <w:pStyle w:val="Copyright"/>
        <w:spacing w:before="0" w:after="96"/>
        <w:contextualSpacing/>
        <w:rPr>
          <w:sz w:val="16"/>
        </w:rPr>
      </w:pPr>
      <w:r>
        <w:rPr>
          <w:sz w:val="16"/>
        </w:rPr>
        <w:t>The following paragraph does not apply to the United Kingdom or any other country where such provisions are inconsistent with local law: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w:t>
      </w:r>
    </w:p>
    <w:p>
      <w:pPr>
        <w:pStyle w:val="Copyright"/>
        <w:spacing w:before="0" w:after="96"/>
        <w:contextualSpacing/>
        <w:rPr>
          <w:sz w:val="16"/>
        </w:rPr>
      </w:pPr>
      <w:r>
        <w:rPr>
          <w:sz w:val="16"/>
        </w:rPr>
        <w:t xml:space="preserve">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 notice. </w:t>
      </w:r>
    </w:p>
    <w:p>
      <w:pPr>
        <w:pStyle w:val="Copyright"/>
        <w:spacing w:before="0" w:after="96"/>
        <w:contextualSpacing/>
        <w:rPr>
          <w:sz w:val="16"/>
        </w:rPr>
      </w:pPr>
      <w:r>
        <w:rPr>
          <w:sz w:val="16"/>
        </w:rPr>
        <w:t>Any references in this information to non-IBM websites are provided for convenience only and do not in any manner serve as an endorsement of those websites. The materials at those websites are not part of the materials for this IBM product and use of those websites is at your own risk.</w:t>
      </w:r>
    </w:p>
    <w:p>
      <w:pPr>
        <w:pStyle w:val="Copyright"/>
        <w:spacing w:before="0" w:after="96"/>
        <w:contextualSpacing/>
        <w:rPr>
          <w:sz w:val="16"/>
        </w:rPr>
      </w:pPr>
      <w:r>
        <w:rPr>
          <w:sz w:val="16"/>
        </w:rPr>
        <w:t>IBM may use or distribute any of the information you supply in any way it believes appropriate without incurring any obligation to you.</w:t>
      </w:r>
    </w:p>
    <w:p>
      <w:pPr>
        <w:pStyle w:val="Copyright"/>
        <w:spacing w:before="0" w:after="96"/>
        <w:contextualSpacing/>
        <w:rPr>
          <w:sz w:val="16"/>
        </w:rPr>
      </w:pPr>
      <w:r>
        <w:rPr>
          <w:sz w:val="16"/>
        </w:rPr>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pPr>
        <w:pStyle w:val="Copyright"/>
        <w:spacing w:before="0" w:after="96"/>
        <w:contextualSpacing/>
        <w:rPr>
          <w:sz w:val="16"/>
        </w:rPr>
      </w:pPr>
      <w:r>
        <w:rPr>
          <w:sz w:val="16"/>
        </w:rPr>
        <w:t>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w:t>
      </w:r>
    </w:p>
    <w:p>
      <w:pPr>
        <w:pStyle w:val="Copyright"/>
        <w:rPr>
          <w:b/>
          <w:b/>
        </w:rPr>
      </w:pPr>
      <w:r>
        <w:rPr>
          <w:b/>
        </w:rPr>
        <w:t>TRADEMARKS</w:t>
      </w:r>
    </w:p>
    <w:p>
      <w:pPr>
        <w:pStyle w:val="Copyright"/>
        <w:spacing w:before="0" w:after="40"/>
        <w:contextualSpacing/>
        <w:rPr>
          <w:sz w:val="16"/>
          <w:szCs w:val="16"/>
        </w:rPr>
      </w:pPr>
      <w:r>
        <w:rPr>
          <w:sz w:val="16"/>
          <w:szCs w:val="16"/>
        </w:rPr>
        <w:t>IBM, the IBM logo, and ibm.com are trademarks or registered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pPr>
        <w:pStyle w:val="Copyright"/>
        <w:spacing w:before="0" w:after="40"/>
        <w:contextualSpacing/>
        <w:rPr>
          <w:sz w:val="16"/>
          <w:szCs w:val="16"/>
        </w:rPr>
      </w:pPr>
      <w:r>
        <w:rPr>
          <w:sz w:val="16"/>
          <w:szCs w:val="16"/>
        </w:rPr>
        <w:t xml:space="preserve">Adobe, the Adobe logo, PostScript, and the PostScript logo are either registered trademarks or trademarks of Adobe Systems Incorporated in the United States, and/or other countries. </w:t>
      </w:r>
    </w:p>
    <w:p>
      <w:pPr>
        <w:pStyle w:val="Copyright"/>
        <w:spacing w:before="0" w:after="40"/>
        <w:contextualSpacing/>
        <w:rPr>
          <w:sz w:val="16"/>
          <w:szCs w:val="16"/>
        </w:rPr>
      </w:pPr>
      <w:r>
        <w:rPr>
          <w:sz w:val="16"/>
          <w:szCs w:val="16"/>
        </w:rPr>
        <w:t xml:space="preserve">Cell Broadband Engine is a trademark of Sony Computer Entertainment, Inc. in the United States, other countries, or both and is used under license therefrom. </w:t>
      </w:r>
    </w:p>
    <w:p>
      <w:pPr>
        <w:pStyle w:val="Copyright"/>
        <w:spacing w:before="0" w:after="40"/>
        <w:contextualSpacing/>
        <w:rPr>
          <w:sz w:val="16"/>
          <w:szCs w:val="16"/>
        </w:rPr>
      </w:pPr>
      <w:r>
        <w:rPr>
          <w:sz w:val="16"/>
          <w:szCs w:val="16"/>
        </w:rPr>
        <w:t xml:space="preserve">Intel, Intel logo, Intel Inside, Intel Inside logo, Intel Centrino, Intel Centrino logo, Celeron, Intel Xeon, Intel SpeedStep, Itanium, and Pentium are trademarks or registered trademarks of Intel Corporation or its subsidiaries in the United States and other countries. </w:t>
      </w:r>
    </w:p>
    <w:p>
      <w:pPr>
        <w:pStyle w:val="Copyright"/>
        <w:spacing w:before="0" w:after="40"/>
        <w:contextualSpacing/>
        <w:rPr>
          <w:sz w:val="16"/>
          <w:szCs w:val="16"/>
        </w:rPr>
      </w:pPr>
      <w:r>
        <w:rPr>
          <w:sz w:val="16"/>
          <w:szCs w:val="16"/>
        </w:rPr>
        <w:t xml:space="preserve">IT Infrastructure Library is a Registered Trade Mark of AXELOS Limited. </w:t>
      </w:r>
    </w:p>
    <w:p>
      <w:pPr>
        <w:pStyle w:val="Copyright"/>
        <w:spacing w:before="0" w:after="40"/>
        <w:contextualSpacing/>
        <w:rPr>
          <w:sz w:val="16"/>
          <w:szCs w:val="16"/>
        </w:rPr>
      </w:pPr>
      <w:r>
        <w:rPr>
          <w:sz w:val="16"/>
          <w:szCs w:val="16"/>
        </w:rPr>
        <w:t xml:space="preserve">ITIL is a Registered Trade Mark of AXELOS Limited. </w:t>
      </w:r>
    </w:p>
    <w:p>
      <w:pPr>
        <w:pStyle w:val="Copyright"/>
        <w:spacing w:before="0" w:after="40"/>
        <w:contextualSpacing/>
        <w:rPr>
          <w:sz w:val="16"/>
          <w:szCs w:val="16"/>
        </w:rPr>
      </w:pPr>
      <w:r>
        <w:rPr>
          <w:sz w:val="16"/>
          <w:szCs w:val="16"/>
        </w:rPr>
        <w:t xml:space="preserve">Java and all Java-based trademarks and logos are trademarks or registered trademarks of Oracle and/or its affiliates. </w:t>
      </w:r>
    </w:p>
    <w:p>
      <w:pPr>
        <w:pStyle w:val="Copyright"/>
        <w:spacing w:before="0" w:after="40"/>
        <w:contextualSpacing/>
        <w:rPr>
          <w:sz w:val="16"/>
          <w:szCs w:val="16"/>
        </w:rPr>
      </w:pPr>
      <w:r>
        <w:rPr>
          <w:sz w:val="16"/>
          <w:szCs w:val="16"/>
        </w:rPr>
        <w:t xml:space="preserve">Linear Tape-Open, LTO, the LTO Logo, Ultrium, and the Ultrium logo are trademarks of HP, IBM Corp. and Quantum in the U.S. and other countries. </w:t>
      </w:r>
    </w:p>
    <w:p>
      <w:pPr>
        <w:pStyle w:val="Copyright"/>
        <w:spacing w:before="0" w:after="40"/>
        <w:contextualSpacing/>
        <w:rPr>
          <w:sz w:val="16"/>
          <w:szCs w:val="16"/>
        </w:rPr>
      </w:pPr>
      <w:r>
        <w:rPr>
          <w:sz w:val="16"/>
          <w:szCs w:val="16"/>
        </w:rPr>
        <w:t xml:space="preserve">Linux is a registered trademark of Linus Torvalds in the United States, other countries, or both. </w:t>
      </w:r>
    </w:p>
    <w:p>
      <w:pPr>
        <w:pStyle w:val="Copyright"/>
        <w:spacing w:before="0" w:after="40"/>
        <w:contextualSpacing/>
        <w:rPr>
          <w:sz w:val="16"/>
          <w:szCs w:val="16"/>
        </w:rPr>
      </w:pPr>
      <w:r>
        <w:rPr>
          <w:sz w:val="16"/>
          <w:szCs w:val="16"/>
        </w:rPr>
        <w:t xml:space="preserve">Microsoft, Windows, Windows NT, and the Windows logo are trademarks of Microsoft Corporation in the United States, other countries, or both. </w:t>
      </w:r>
    </w:p>
    <w:p>
      <w:pPr>
        <w:pStyle w:val="Copyright"/>
        <w:spacing w:before="0" w:after="40"/>
        <w:contextualSpacing/>
        <w:rPr>
          <w:sz w:val="16"/>
          <w:szCs w:val="16"/>
        </w:rPr>
      </w:pPr>
      <w:r>
        <w:rPr>
          <w:sz w:val="16"/>
          <w:szCs w:val="16"/>
        </w:rPr>
        <w:t>UNIX is a registered trademark of The Open Group in the United States and other countries.</w:t>
      </w:r>
    </w:p>
    <w:p>
      <w:pPr>
        <w:pStyle w:val="Copyright"/>
        <w:spacing w:before="0" w:after="40"/>
        <w:contextualSpacing/>
        <w:rPr>
          <w:sz w:val="16"/>
          <w:szCs w:val="16"/>
        </w:rPr>
      </w:pPr>
      <w:r>
        <w:rPr>
          <w:sz w:val="16"/>
          <w:szCs w:val="16"/>
        </w:rPr>
        <w:t xml:space="preserve">© Copyright International Business Machines Corporation 2015. </w:t>
        <w:br/>
        <w:t>This document may not be reproduced in whole or in part without the prior written permission of IBM.</w:t>
        <w:br/>
        <w:t>US Government Users Restricted Rights - Use, duplication or disclosure restricted by GSA ADP Schedule Contract with IBM Corp.</w:t>
      </w:r>
    </w:p>
    <w:p>
      <w:pPr>
        <w:pStyle w:val="Heading1"/>
        <w:rPr/>
      </w:pPr>
      <w:bookmarkStart w:id="2" w:name="_Toc314324424"/>
      <w:bookmarkEnd w:id="2"/>
      <w:r>
        <w:rPr/>
        <w:t>Resource guide</w:t>
      </w:r>
    </w:p>
    <w:p>
      <w:pPr>
        <w:pStyle w:val="P0"/>
        <w:rPr>
          <w:w w:val="100"/>
        </w:rPr>
      </w:pPr>
      <w:r>
        <w:rPr>
          <w:w w:val="100"/>
        </w:rPr>
        <w:t>IBM Technical Client Training has enhanced its training capabilities, and extended reach into new cities and countries, by partnering with five highly qualified IBM Business Partners who provide high quality, authorized training for IBM Clients, IBM Business Partners, and IBM employees. IBM continues to provide authorized training curriculum and content, and also maintains overall ownership of the IBM Training ecosystem.</w:t>
      </w:r>
    </w:p>
    <w:p>
      <w:pPr>
        <w:pStyle w:val="P0"/>
        <w:rPr>
          <w:w w:val="100"/>
        </w:rPr>
      </w:pPr>
      <w:r>
        <w:rPr>
          <w:w w:val="100"/>
        </w:rPr>
        <w:t>The delivery of public, private and customized training to IBM Clients and IBM Business Partners is now done by the IBM Global Training Providers (GTPs):</w:t>
      </w:r>
    </w:p>
    <w:p>
      <w:pPr>
        <w:pStyle w:val="Lul1"/>
        <w:numPr>
          <w:ilvl w:val="0"/>
          <w:numId w:val="1"/>
        </w:numPr>
        <w:ind w:left="360" w:hanging="360"/>
        <w:rPr>
          <w:w w:val="100"/>
        </w:rPr>
      </w:pPr>
      <w:r>
        <w:rPr>
          <w:w w:val="100"/>
        </w:rPr>
        <w:t>Arrow</w:t>
      </w:r>
    </w:p>
    <w:p>
      <w:pPr>
        <w:pStyle w:val="Lul1"/>
        <w:numPr>
          <w:ilvl w:val="0"/>
          <w:numId w:val="1"/>
        </w:numPr>
        <w:ind w:left="360" w:hanging="360"/>
        <w:rPr>
          <w:w w:val="100"/>
        </w:rPr>
      </w:pPr>
      <w:r>
        <w:rPr>
          <w:w w:val="100"/>
        </w:rPr>
        <w:t>Avnet</w:t>
      </w:r>
    </w:p>
    <w:p>
      <w:pPr>
        <w:pStyle w:val="Lul1"/>
        <w:numPr>
          <w:ilvl w:val="0"/>
          <w:numId w:val="1"/>
        </w:numPr>
        <w:ind w:left="360" w:hanging="360"/>
        <w:rPr>
          <w:w w:val="100"/>
        </w:rPr>
      </w:pPr>
      <w:r>
        <w:rPr>
          <w:w w:val="100"/>
        </w:rPr>
        <w:t>Global Knowledge</w:t>
      </w:r>
    </w:p>
    <w:p>
      <w:pPr>
        <w:pStyle w:val="Lul1"/>
        <w:numPr>
          <w:ilvl w:val="0"/>
          <w:numId w:val="1"/>
        </w:numPr>
        <w:ind w:left="360" w:hanging="360"/>
        <w:rPr>
          <w:w w:val="100"/>
        </w:rPr>
      </w:pPr>
      <w:r>
        <w:rPr>
          <w:w w:val="100"/>
        </w:rPr>
        <w:t>Ingram Micro</w:t>
      </w:r>
    </w:p>
    <w:p>
      <w:pPr>
        <w:pStyle w:val="Lul1"/>
        <w:numPr>
          <w:ilvl w:val="0"/>
          <w:numId w:val="1"/>
        </w:numPr>
        <w:ind w:left="360" w:hanging="360"/>
        <w:rPr>
          <w:w w:val="100"/>
        </w:rPr>
      </w:pPr>
      <w:r>
        <w:rPr>
          <w:w w:val="100"/>
        </w:rPr>
        <w:t>LearnQuest</w:t>
      </w:r>
    </w:p>
    <w:p>
      <w:pPr>
        <w:pStyle w:val="P0"/>
        <w:rPr/>
      </w:pPr>
      <w:r>
        <w:rPr>
          <w:w w:val="100"/>
        </w:rPr>
        <w:t xml:space="preserve">See </w:t>
      </w:r>
      <w:r>
        <w:rPr>
          <w:rStyle w:val="Link"/>
          <w:w w:val="100"/>
        </w:rPr>
        <w:t>ibm.com/training</w:t>
      </w:r>
      <w:r>
        <w:rPr>
          <w:w w:val="100"/>
        </w:rPr>
        <w:t xml:space="preserve"> for information on the classes that the GTPs offer. </w:t>
      </w:r>
    </w:p>
    <w:p>
      <w:pPr>
        <w:pStyle w:val="P0"/>
        <w:rPr>
          <w:w w:val="100"/>
        </w:rPr>
      </w:pPr>
      <w:r>
        <w:rPr>
          <w:w w:val="100"/>
        </w:rPr>
        <w:t xml:space="preserve">Completing this InterConnect lab is a great first step in building your IBM skills. IBM offers several resources to keep your skills on the cutting edge. Resources available to you range from product documentation to support websites and social media websites, including the following examples: </w:t>
      </w:r>
    </w:p>
    <w:p>
      <w:pPr>
        <w:pStyle w:val="Lul1"/>
        <w:numPr>
          <w:ilvl w:val="0"/>
          <w:numId w:val="1"/>
        </w:numPr>
        <w:ind w:left="360" w:hanging="360"/>
        <w:rPr>
          <w:w w:val="100"/>
        </w:rPr>
      </w:pPr>
      <w:r>
        <w:rPr>
          <w:w w:val="100"/>
        </w:rPr>
        <w:t>IBM Training website</w:t>
      </w:r>
    </w:p>
    <w:p>
      <w:pPr>
        <w:pStyle w:val="Lul2"/>
        <w:numPr>
          <w:ilvl w:val="0"/>
          <w:numId w:val="2"/>
        </w:numPr>
        <w:ind w:left="720" w:hanging="360"/>
        <w:rPr>
          <w:w w:val="100"/>
        </w:rPr>
      </w:pPr>
      <w:r>
        <w:rPr>
          <w:w w:val="100"/>
        </w:rPr>
        <w:t>Bookmark the IBM Training website for easy access to the full listing of IBM training curricula. The website also features training paths to help you select your next course and available certifications.</w:t>
      </w:r>
    </w:p>
    <w:p>
      <w:pPr>
        <w:pStyle w:val="Lul2"/>
        <w:numPr>
          <w:ilvl w:val="0"/>
          <w:numId w:val="2"/>
        </w:numPr>
        <w:ind w:left="720" w:hanging="360"/>
        <w:rPr/>
      </w:pPr>
      <w:r>
        <w:rPr>
          <w:w w:val="100"/>
        </w:rPr>
        <w:t xml:space="preserve">For more information, see </w:t>
      </w:r>
      <w:hyperlink r:id="rId3">
        <w:r>
          <w:rPr>
            <w:rStyle w:val="Link"/>
            <w:w w:val="100"/>
          </w:rPr>
          <w:t>http://www.ibm.com/training</w:t>
        </w:r>
      </w:hyperlink>
      <w:r>
        <w:rPr>
          <w:rStyle w:val="Fixed"/>
          <w:w w:val="100"/>
        </w:rPr>
        <w:t xml:space="preserve"> </w:t>
      </w:r>
    </w:p>
    <w:p>
      <w:pPr>
        <w:pStyle w:val="Lul1"/>
        <w:numPr>
          <w:ilvl w:val="0"/>
          <w:numId w:val="1"/>
        </w:numPr>
        <w:ind w:left="360" w:hanging="360"/>
        <w:rPr>
          <w:w w:val="100"/>
        </w:rPr>
      </w:pPr>
      <w:r>
        <w:rPr>
          <w:w w:val="100"/>
        </w:rPr>
        <w:t>IBM Certification</w:t>
      </w:r>
    </w:p>
    <w:p>
      <w:pPr>
        <w:pStyle w:val="Lul2"/>
        <w:numPr>
          <w:ilvl w:val="0"/>
          <w:numId w:val="2"/>
        </w:numPr>
        <w:ind w:left="720" w:hanging="360"/>
        <w:rPr>
          <w:w w:val="100"/>
        </w:rPr>
      </w:pPr>
      <w:r>
        <w:rPr>
          <w:w w:val="100"/>
        </w:rPr>
        <w:t xml:space="preserve">Demonstrate your mastery of IBM products to your employer or clients through IBM Professional Certification. Certifications are available for developers, administrators, and business analysts. </w:t>
      </w:r>
    </w:p>
    <w:p>
      <w:pPr>
        <w:pStyle w:val="Lul2"/>
        <w:numPr>
          <w:ilvl w:val="0"/>
          <w:numId w:val="2"/>
        </w:numPr>
        <w:ind w:left="720" w:hanging="360"/>
        <w:rPr/>
      </w:pPr>
      <w:r>
        <w:rPr>
          <w:w w:val="100"/>
        </w:rPr>
        <w:t>For more information, see</w:t>
      </w:r>
      <w:r>
        <w:rPr>
          <w:rStyle w:val="Fixed"/>
          <w:w w:val="100"/>
        </w:rPr>
        <w:t xml:space="preserve"> </w:t>
      </w:r>
      <w:hyperlink r:id="rId4">
        <w:r>
          <w:rPr>
            <w:rStyle w:val="Link"/>
            <w:w w:val="100"/>
          </w:rPr>
          <w:t>http://www.ibm.com/certify</w:t>
        </w:r>
      </w:hyperlink>
    </w:p>
    <w:p>
      <w:pPr>
        <w:pStyle w:val="Normal"/>
        <w:rPr/>
      </w:pPr>
      <w:r>
        <w:rPr/>
        <w:drawing>
          <wp:inline distT="0" distB="0" distL="0" distR="0">
            <wp:extent cx="5937885" cy="7920990"/>
            <wp:effectExtent l="0" t="0" r="0" b="0"/>
            <wp:docPr id="2" name="Picture 1" descr="InterConnect2016_4x3 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nterConnect2016_4x3 art4"/>
                    <pic:cNvPicPr>
                      <a:picLocks noChangeAspect="1" noChangeArrowheads="1"/>
                    </pic:cNvPicPr>
                  </pic:nvPicPr>
                  <pic:blipFill>
                    <a:blip r:embed="rId5"/>
                    <a:stretch>
                      <a:fillRect/>
                    </a:stretch>
                  </pic:blipFill>
                  <pic:spPr bwMode="auto">
                    <a:xfrm>
                      <a:off x="0" y="0"/>
                      <a:ext cx="5937885" cy="7920990"/>
                    </a:xfrm>
                    <a:prstGeom prst="rect">
                      <a:avLst/>
                    </a:prstGeom>
                  </pic:spPr>
                </pic:pic>
              </a:graphicData>
            </a:graphic>
          </wp:inline>
        </w:drawing>
      </w:r>
    </w:p>
    <w:p>
      <w:pPr>
        <w:pStyle w:val="TH"/>
        <w:rPr/>
      </w:pPr>
      <w:r>
        <w:rPr/>
        <w:t>Table of contents</w:t>
      </w:r>
    </w:p>
    <w:p>
      <w:pPr>
        <w:pStyle w:val="Contents1"/>
        <w:tabs>
          <w:tab w:val="right" w:pos="9350" w:leader="dot"/>
        </w:tabs>
        <w:rPr>
          <w:rFonts w:ascii="Cambria" w:hAnsi="Cambria" w:eastAsia="" w:cs="" w:asciiTheme="minorHAnsi" w:cstheme="minorBidi" w:eastAsiaTheme="minorEastAsia" w:hAnsiTheme="minorHAnsi"/>
          <w:b w:val="false"/>
          <w:b w:val="false"/>
          <w:sz w:val="24"/>
          <w:lang w:eastAsia="ja-JP"/>
        </w:rPr>
      </w:pPr>
      <w:r>
        <w:fldChar w:fldCharType="begin"/>
      </w:r>
      <w:r>
        <w:instrText> TOC \z \o "1-2" \t "H1-Heading 1,1,A-Appendix,1,E-Exercise Heading,2,H2-Heading 2,2,H3-Heading 3,3,H3F-Heading 3 Flow,3,H4-Heading 4,4,H4F-Heading 4 Flow,4,H5-Heading 5,5,H5F-Heading 5 Flow,5" \h</w:instrText>
      </w:r>
      <w:r>
        <w:fldChar w:fldCharType="separate"/>
      </w:r>
      <w:r>
        <w:rPr/>
        <w:t>Resource guide</w:t>
        <w:tab/>
        <w:t>4</w:t>
      </w:r>
    </w:p>
    <w:p>
      <w:pPr>
        <w:pStyle w:val="Contents1"/>
        <w:tabs>
          <w:tab w:val="right" w:pos="9350" w:leader="dot"/>
        </w:tabs>
        <w:rPr>
          <w:rFonts w:ascii="Cambria" w:hAnsi="Cambria" w:eastAsia="" w:cs="" w:asciiTheme="minorHAnsi" w:cstheme="minorBidi" w:eastAsiaTheme="minorEastAsia" w:hAnsiTheme="minorHAnsi"/>
          <w:b w:val="false"/>
          <w:b w:val="false"/>
          <w:sz w:val="24"/>
          <w:lang w:eastAsia="ja-JP"/>
        </w:rPr>
      </w:pPr>
      <w:r>
        <w:rPr/>
        <w:t>About these exercises</w:t>
        <w:tab/>
        <w:t>7</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Prerequisites</w:t>
        <w:tab/>
        <w:t>7</w:t>
      </w:r>
    </w:p>
    <w:p>
      <w:pPr>
        <w:pStyle w:val="Contents1"/>
        <w:tabs>
          <w:tab w:val="right" w:pos="9350" w:leader="dot"/>
        </w:tabs>
        <w:rPr>
          <w:rFonts w:ascii="Cambria" w:hAnsi="Cambria" w:eastAsia="" w:cs="" w:asciiTheme="minorHAnsi" w:cstheme="minorBidi" w:eastAsiaTheme="minorEastAsia" w:hAnsiTheme="minorHAnsi"/>
          <w:b w:val="false"/>
          <w:b w:val="false"/>
          <w:sz w:val="24"/>
          <w:lang w:eastAsia="ja-JP"/>
        </w:rPr>
      </w:pPr>
      <w:r>
        <w:rPr/>
        <w:t>Exercise 1: Migrating On-Premise Applications to the Cloud</w:t>
        <w:tab/>
        <w:t>9</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Introduction</w:t>
        <w:tab/>
        <w:t>9</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1: Set up environment</w:t>
        <w:tab/>
        <w:t>11</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2: Run Application on JBoss</w:t>
        <w:tab/>
        <w:t>13</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3: Migrate application to Liberty</w:t>
        <w:tab/>
        <w:t>16</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4: Deploy to Bluemix</w:t>
        <w:tab/>
        <w:t>35</w:t>
      </w:r>
    </w:p>
    <w:p>
      <w:pPr>
        <w:pStyle w:val="Contents1"/>
        <w:tabs>
          <w:tab w:val="right" w:pos="9350" w:leader="dot"/>
        </w:tabs>
        <w:rPr>
          <w:rFonts w:ascii="Cambria" w:hAnsi="Cambria" w:eastAsia="" w:cs="" w:asciiTheme="minorHAnsi" w:cstheme="minorBidi" w:eastAsiaTheme="minorEastAsia" w:hAnsiTheme="minorHAnsi"/>
          <w:b w:val="false"/>
          <w:b w:val="false"/>
          <w:sz w:val="24"/>
          <w:lang w:eastAsia="ja-JP"/>
        </w:rPr>
      </w:pPr>
      <w:r>
        <w:rPr/>
        <w:t>Exercise 2: Integrating Cloud Applications with On-Premise Resources</w:t>
        <w:tab/>
        <w:t>38</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Introduction</w:t>
        <w:tab/>
        <w:t>38</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1: Set up environment</w:t>
        <w:tab/>
        <w:t>40</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2: Connect directly to database</w:t>
        <w:tab/>
        <w:t>49</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u w:val="none" w:color="7F007F"/>
        </w:rPr>
        <w:t>Step 3: Connect via Secure Gateway</w:t>
      </w:r>
      <w:r>
        <w:rPr/>
        <w:tab/>
        <w:t>52</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u w:val="none" w:color="7F007F"/>
        </w:rPr>
        <w:t>Step 4: Deploy to Bluemix</w:t>
      </w:r>
      <w:r>
        <w:rPr/>
        <w:tab/>
        <w:t>59</w:t>
      </w:r>
    </w:p>
    <w:p>
      <w:pPr>
        <w:pStyle w:val="Contents1"/>
        <w:tabs>
          <w:tab w:val="right" w:pos="9350" w:leader="dot"/>
        </w:tabs>
        <w:rPr>
          <w:rFonts w:ascii="Cambria" w:hAnsi="Cambria" w:eastAsia="" w:cs="" w:asciiTheme="minorHAnsi" w:cstheme="minorBidi" w:eastAsiaTheme="minorEastAsia" w:hAnsiTheme="minorHAnsi"/>
          <w:b w:val="false"/>
          <w:b w:val="false"/>
          <w:sz w:val="24"/>
          <w:lang w:eastAsia="ja-JP"/>
        </w:rPr>
      </w:pPr>
      <w:r>
        <w:rPr/>
        <w:t>Appendix A Useful knowledge</w:t>
        <w:tab/>
        <w:t>63</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u w:val="none" w:color="7F007F"/>
        </w:rPr>
        <w:t>Bluemix development environment</w:t>
      </w:r>
      <w:r>
        <w:rPr/>
        <w:tab/>
        <w:t>63</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u w:val="none" w:color="7F007F"/>
        </w:rPr>
        <w:t>Using the Secure Gateway client CLI</w:t>
      </w:r>
      <w:r>
        <w:rPr/>
        <w:tab/>
        <w:t>66</w:t>
      </w:r>
    </w:p>
    <w:p>
      <w:pPr>
        <w:pStyle w:val="RDReleaseDate"/>
        <w:rPr/>
      </w:pPr>
      <w:r>
        <w:rPr/>
      </w:r>
      <w:r>
        <w:fldChar w:fldCharType="end"/>
      </w:r>
    </w:p>
    <w:p>
      <w:pPr>
        <w:pStyle w:val="Heading1"/>
        <w:rPr/>
      </w:pPr>
      <w:bookmarkStart w:id="3" w:name="_Ref313882327"/>
      <w:bookmarkStart w:id="4" w:name="_Toc314324425"/>
      <w:bookmarkEnd w:id="3"/>
      <w:bookmarkEnd w:id="4"/>
      <w:r>
        <w:rPr/>
        <w:t>About these exercises</w:t>
      </w:r>
    </w:p>
    <w:p>
      <w:pPr>
        <w:pStyle w:val="Normal"/>
        <w:rPr/>
      </w:pPr>
      <w:r>
        <w:rPr/>
        <w:t xml:space="preserve">The purpose of this Lab is to show you: </w:t>
      </w:r>
    </w:p>
    <w:p>
      <w:pPr>
        <w:pStyle w:val="ListParagraph"/>
        <w:numPr>
          <w:ilvl w:val="0"/>
          <w:numId w:val="46"/>
        </w:numPr>
        <w:rPr/>
      </w:pPr>
      <w:r>
        <w:rPr/>
        <w:t>How to migrate existing Java EE on-premise applications to the Cloud. We will go step by step over the process and tools for migrating Java EE applications.</w:t>
      </w:r>
    </w:p>
    <w:p>
      <w:pPr>
        <w:pStyle w:val="ListParagraph"/>
        <w:numPr>
          <w:ilvl w:val="0"/>
          <w:numId w:val="46"/>
        </w:numPr>
        <w:rPr/>
      </w:pPr>
      <w:r>
        <w:rPr/>
        <w:t>How to connect applications running in IBM Cloud to on-premise resources such as database of record. Applications running in the cloud often need access to enterprise resources, but those are often deployed privately in on-premise data centers. We will cover the steps to integrate a cloud-hosted application into your enterprise.</w:t>
      </w:r>
    </w:p>
    <w:p>
      <w:pPr>
        <w:pStyle w:val="Heading2"/>
        <w:rPr/>
      </w:pPr>
      <w:bookmarkStart w:id="5" w:name="_Toc314324426"/>
      <w:bookmarkEnd w:id="5"/>
      <w:r>
        <w:rPr/>
        <w:t>Prerequisites</w:t>
      </w:r>
    </w:p>
    <w:p>
      <w:pPr>
        <w:pStyle w:val="Normal"/>
        <w:rPr/>
      </w:pPr>
      <w:r>
        <w:rPr/>
        <w:t>These are the prerequisites for performing these lab exercises.</w:t>
      </w:r>
    </w:p>
    <w:p>
      <w:pPr>
        <w:pStyle w:val="Heading3"/>
        <w:rPr/>
      </w:pPr>
      <w:bookmarkStart w:id="6" w:name="_Ref313886056"/>
      <w:bookmarkEnd w:id="6"/>
      <w:r>
        <w:rPr/>
        <w:t>Bluemix account</w:t>
      </w:r>
    </w:p>
    <w:p>
      <w:pPr>
        <w:pStyle w:val="Normal"/>
        <w:rPr/>
      </w:pPr>
      <w:r>
        <w:rPr/>
        <w:t>If you already have a Bluemix account, you can use that to perform this lab if it meets the following requirements:</w:t>
      </w:r>
    </w:p>
    <w:p>
      <w:pPr>
        <w:pStyle w:val="ListParagraph"/>
        <w:numPr>
          <w:ilvl w:val="0"/>
          <w:numId w:val="44"/>
        </w:numPr>
        <w:rPr/>
      </w:pPr>
      <w:r>
        <w:rPr>
          <w:rStyle w:val="SC3319493"/>
        </w:rPr>
        <w:t>1 GB memory for Cloud Foundry apps</w:t>
      </w:r>
    </w:p>
    <w:p>
      <w:pPr>
        <w:pStyle w:val="ListParagraph"/>
        <w:numPr>
          <w:ilvl w:val="0"/>
          <w:numId w:val="44"/>
        </w:numPr>
        <w:rPr/>
      </w:pPr>
      <w:r>
        <w:rPr>
          <w:rStyle w:val="SC3319493"/>
        </w:rPr>
        <w:t>4 GB memory for Virtual Machines</w:t>
      </w:r>
    </w:p>
    <w:p>
      <w:pPr>
        <w:pStyle w:val="ListParagraph"/>
        <w:numPr>
          <w:ilvl w:val="0"/>
          <w:numId w:val="44"/>
        </w:numPr>
        <w:rPr/>
      </w:pPr>
      <w:r>
        <w:rPr>
          <w:rStyle w:val="SC3319493"/>
        </w:rPr>
        <w:t>2 Services and APIs allowed</w:t>
      </w:r>
    </w:p>
    <w:p>
      <w:pPr>
        <w:pStyle w:val="Normal"/>
        <w:rPr>
          <w:rStyle w:val="SC3319493"/>
        </w:rPr>
      </w:pPr>
      <w:r>
        <w:rPr>
          <w:rStyle w:val="SC3319493"/>
        </w:rPr>
        <w:t>If you do not already have a Bluemix account, you can register for a free trial account by performing the following steps.</w:t>
      </w:r>
    </w:p>
    <w:p>
      <w:pPr>
        <w:pStyle w:val="ListParagraph"/>
        <w:numPr>
          <w:ilvl w:val="0"/>
          <w:numId w:val="45"/>
        </w:numPr>
        <w:rPr/>
      </w:pPr>
      <w:r>
        <w:rPr>
          <w:rStyle w:val="SC3319493"/>
        </w:rPr>
        <w:t xml:space="preserve">Browse to </w:t>
      </w:r>
      <w:r>
        <w:rPr>
          <w:rStyle w:val="SC3319493"/>
          <w:b/>
          <w:bCs/>
        </w:rPr>
        <w:t xml:space="preserve">http://bluemix.net </w:t>
      </w:r>
      <w:r>
        <w:rPr>
          <w:rStyle w:val="SC3319493"/>
        </w:rPr>
        <w:t xml:space="preserve">by using an Internet browser and select </w:t>
      </w:r>
      <w:r>
        <w:rPr>
          <w:rStyle w:val="SC3319493"/>
          <w:b/>
          <w:bCs/>
        </w:rPr>
        <w:t>SIGN UP</w:t>
      </w:r>
      <w:r>
        <w:rPr>
          <w:rStyle w:val="SC3319493"/>
        </w:rPr>
        <w:t xml:space="preserve">, as shown in </w:t>
      </w:r>
      <w:r>
        <w:rPr>
          <w:rStyle w:val="SC3319493"/>
        </w:rPr>
        <w:fldChar w:fldCharType="begin"/>
      </w:r>
      <w:r>
        <w:instrText> REF _Ref313885086 \h </w:instrText>
      </w:r>
      <w:r>
        <w:fldChar w:fldCharType="separate"/>
      </w:r>
      <w:r>
        <w:t>Figure 1</w:t>
      </w:r>
      <w:r>
        <w:fldChar w:fldCharType="end"/>
      </w:r>
      <w:r>
        <w:rPr>
          <w:rStyle w:val="SC3319493"/>
        </w:rPr>
        <w:t>.</w:t>
      </w:r>
    </w:p>
    <w:p>
      <w:pPr>
        <w:pStyle w:val="Normal"/>
        <w:keepNext/>
        <w:rPr/>
      </w:pPr>
      <w:r>
        <w:rPr/>
        <w:drawing>
          <wp:inline distT="0" distB="0" distL="0" distR="0">
            <wp:extent cx="5943600" cy="2938145"/>
            <wp:effectExtent l="0" t="0" r="0" b="0"/>
            <wp:docPr id="3" name="Pictur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7" descr=""/>
                    <pic:cNvPicPr>
                      <a:picLocks noChangeAspect="1" noChangeArrowheads="1"/>
                    </pic:cNvPicPr>
                  </pic:nvPicPr>
                  <pic:blipFill>
                    <a:blip r:embed="rId6"/>
                    <a:stretch>
                      <a:fillRect/>
                    </a:stretch>
                  </pic:blipFill>
                  <pic:spPr bwMode="auto">
                    <a:xfrm>
                      <a:off x="0" y="0"/>
                      <a:ext cx="5943600" cy="2938145"/>
                    </a:xfrm>
                    <a:prstGeom prst="rect">
                      <a:avLst/>
                    </a:prstGeom>
                  </pic:spPr>
                </pic:pic>
              </a:graphicData>
            </a:graphic>
          </wp:inline>
        </w:drawing>
      </w:r>
    </w:p>
    <w:p>
      <w:pPr>
        <w:pStyle w:val="Caption1"/>
        <w:rPr/>
      </w:pPr>
      <w:bookmarkStart w:id="7" w:name="_Ref313885086"/>
      <w:r>
        <w:rPr/>
        <w:t xml:space="preserve">Figure </w:t>
      </w:r>
      <w:r>
        <w:rPr/>
        <w:fldChar w:fldCharType="begin"/>
      </w:r>
      <w:r>
        <w:instrText> SEQ Figure \* ARABIC </w:instrText>
      </w:r>
      <w:r>
        <w:fldChar w:fldCharType="separate"/>
      </w:r>
      <w:r>
        <w:t>1</w:t>
      </w:r>
      <w:r>
        <w:fldChar w:fldCharType="end"/>
      </w:r>
      <w:bookmarkEnd w:id="7"/>
      <w:r>
        <w:rPr/>
        <w:t>: Bluemix homepage</w:t>
      </w:r>
    </w:p>
    <w:p>
      <w:pPr>
        <w:pStyle w:val="ListParagraph"/>
        <w:numPr>
          <w:ilvl w:val="0"/>
          <w:numId w:val="45"/>
        </w:numPr>
        <w:rPr>
          <w:rStyle w:val="SC3319493"/>
          <w:rFonts w:cs="Times New Roman"/>
          <w:bCs/>
          <w:color w:val="00000A"/>
          <w:szCs w:val="24"/>
        </w:rPr>
      </w:pPr>
      <w:r>
        <w:rPr>
          <w:rStyle w:val="SC3319493"/>
        </w:rPr>
        <w:t xml:space="preserve">At the </w:t>
      </w:r>
      <w:r>
        <w:rPr>
          <w:rStyle w:val="SC3319493"/>
          <w:b/>
          <w:bCs/>
        </w:rPr>
        <w:t xml:space="preserve">Sign up for IBM Bluemix </w:t>
      </w:r>
      <w:r>
        <w:rPr>
          <w:rStyle w:val="SC3319493"/>
        </w:rPr>
        <w:t xml:space="preserve">page, enter the required information and select </w:t>
      </w:r>
      <w:r>
        <w:rPr>
          <w:rStyle w:val="SC3319493"/>
          <w:b/>
          <w:bCs/>
        </w:rPr>
        <w:t>CREATE ACCOUNT</w:t>
      </w:r>
      <w:r>
        <w:rPr>
          <w:rStyle w:val="SC3319493"/>
        </w:rPr>
        <w:t>.</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tbl>
      <w:tblPr>
        <w:tblW w:w="8640" w:type="dxa"/>
        <w:jc w:val="left"/>
        <w:tblInd w:w="71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3" w:type="dxa"/>
          <w:bottom w:w="0" w:type="dxa"/>
          <w:right w:w="100" w:type="dxa"/>
        </w:tblCellMar>
        <w:tblLook w:firstRow="0" w:noVBand="0" w:lastRow="0" w:firstColumn="0" w:lastColumn="0" w:noHBand="0" w:val="0000"/>
      </w:tblPr>
      <w:tblGrid>
        <w:gridCol w:w="8640"/>
      </w:tblGrid>
      <w:tr>
        <w:trPr/>
        <w:tc>
          <w:tcPr>
            <w:tcW w:w="8640"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3" w:type="dxa"/>
            </w:tcMar>
            <w:vAlign w:val="center"/>
          </w:tcPr>
          <w:p>
            <w:pPr>
              <w:pStyle w:val="Normal"/>
              <w:widowControl/>
              <w:bidi w:val="0"/>
              <w:spacing w:lineRule="atLeast" w:line="300" w:before="187" w:after="58"/>
              <w:contextualSpacing/>
              <w:jc w:val="left"/>
              <w:rPr/>
            </w:pPr>
            <w:r>
              <w:rPr>
                <w:b/>
              </w:rPr>
              <w:t>Conference</w:t>
            </w:r>
            <w:r>
              <w:rPr/>
              <w:t>:</w:t>
            </w:r>
            <w:r>
              <w:rPr>
                <w:b/>
                <w:bCs/>
                <w:color w:val="E71C63"/>
              </w:rPr>
              <w:t xml:space="preserve"> </w:t>
            </w:r>
            <w:r>
              <w:rPr/>
              <w:t>Since the sign-up process requires you to validate your email address, please use an email account that you can access right now.</w:t>
            </w:r>
          </w:p>
        </w:tc>
      </w:tr>
    </w:tbl>
    <w:p>
      <w:pPr>
        <w:pStyle w:val="ListParagraph"/>
        <w:numPr>
          <w:ilvl w:val="0"/>
          <w:numId w:val="45"/>
        </w:numPr>
        <w:rPr/>
      </w:pPr>
      <w:r>
        <w:rPr>
          <w:rStyle w:val="SC3319493"/>
          <w:rFonts w:eastAsia="MS Gothic"/>
        </w:rPr>
        <w:t>Validate your email address when you receive an email from bluemix.net.</w:t>
      </w:r>
    </w:p>
    <w:p>
      <w:pPr>
        <w:pStyle w:val="Heading3"/>
        <w:rPr/>
      </w:pPr>
      <w:bookmarkStart w:id="8" w:name="_Ref313886129"/>
      <w:bookmarkEnd w:id="8"/>
      <w:r>
        <w:rPr/>
        <w:t>Locally installed software</w:t>
      </w:r>
    </w:p>
    <w:p>
      <w:pPr>
        <w:pStyle w:val="Normal"/>
        <w:rPr/>
      </w:pPr>
      <w:r>
        <w:rPr/>
        <w:t>The conference computer is running a virtual machine that includes the development tools you will need to perform this lab. For the list of tools and where to download them from, see “</w:t>
      </w:r>
      <w:r>
        <w:rPr/>
        <w:fldChar w:fldCharType="begin"/>
      </w:r>
      <w:r>
        <w:instrText> REF _Ref313714792 \h </w:instrText>
      </w:r>
      <w:r>
        <w:fldChar w:fldCharType="separate"/>
      </w:r>
      <w:r/>
      <w:r>
        <w:fldChar w:fldCharType="end"/>
      </w:r>
      <w:r>
        <w:rPr/>
        <w:t>” in the appendences.</w:t>
      </w:r>
    </w:p>
    <w:p>
      <w:pPr>
        <w:pStyle w:val="Normal"/>
        <w:rPr/>
      </w:pPr>
      <w:r>
        <w:rPr/>
        <w:t xml:space="preserve">Liberty is installed in the directory </w:t>
      </w:r>
      <w:r>
        <w:rPr>
          <w:b/>
        </w:rPr>
        <w:t>C:\dev\ApplicationServers\wlp-8.5.5.8</w:t>
      </w:r>
      <w:r>
        <w:rPr/>
        <w:t>, so use that as the value of &lt;</w:t>
      </w:r>
      <w:r>
        <w:rPr>
          <w:i/>
          <w:iCs/>
        </w:rPr>
        <w:t>LIBERTY_ROOT&gt;</w:t>
      </w:r>
      <w:r>
        <w:rPr/>
        <w:t>.</w:t>
      </w:r>
    </w:p>
    <w:p>
      <w:pPr>
        <w:pStyle w:val="Normal"/>
        <w:rPr/>
      </w:pPr>
      <w:r>
        <w:rPr/>
      </w:r>
    </w:p>
    <w:p>
      <w:pPr>
        <w:pStyle w:val="Heading1"/>
        <w:rPr/>
      </w:pPr>
      <w:bookmarkStart w:id="9" w:name="_Toc314324427"/>
      <w:bookmarkEnd w:id="9"/>
      <w:r>
        <w:rPr/>
        <w:t>Exercise 1:</w:t>
        <w:br/>
        <w:t>Migrating On-Premise Applications to the Cloud</w:t>
      </w:r>
    </w:p>
    <w:p>
      <w:pPr>
        <w:pStyle w:val="Normal"/>
        <w:rPr/>
      </w:pPr>
      <w:r>
        <w:rPr/>
        <w:t>This exercise shows how to migrate a Java Enterprise Edition (JEE) application to Bluemix. The sample application runs on-premise in a JBoss application server. This lab will use the WAS Migration Tools in Eclipse to migrate the application to WebSphere Liberty and then deploy that into a Liberty for Java runtime in Bluemix. These techniques can be used to migrate a Java application from any major application server—Tomcat, WebLogic, JBoss, WebSphere Classic, etc.—to Bluemix.</w:t>
      </w:r>
    </w:p>
    <w:p>
      <w:pPr>
        <w:pStyle w:val="Heading2"/>
        <w:rPr/>
      </w:pPr>
      <w:bookmarkStart w:id="10" w:name="_Toc314324428"/>
      <w:bookmarkStart w:id="11" w:name="_Toc434936682"/>
      <w:bookmarkEnd w:id="10"/>
      <w:bookmarkEnd w:id="11"/>
      <w:r>
        <w:rPr/>
        <w:t>Introduction</w:t>
      </w:r>
    </w:p>
    <w:p>
      <w:pPr>
        <w:pStyle w:val="Normal"/>
        <w:rPr/>
      </w:pPr>
      <w:r>
        <w:rPr/>
        <w:t>The sample application is representative of existing JEE applications that run on heavyweight containers like JBoss. We are going to migrate this application to a lightweight JEE container like Liberty profile on the IBM Cloud.</w:t>
      </w:r>
    </w:p>
    <w:p>
      <w:pPr>
        <w:pStyle w:val="Normal"/>
        <w:rPr/>
      </w:pPr>
      <w:r>
        <w:rPr/>
        <w:t xml:space="preserve">The sample application, Document Manager, enables users to view and upload documents. The application has security constraints. It consists of three pages: </w:t>
      </w:r>
    </w:p>
    <w:p>
      <w:pPr>
        <w:pStyle w:val="ListParagraph"/>
        <w:numPr>
          <w:ilvl w:val="0"/>
          <w:numId w:val="51"/>
        </w:numPr>
        <w:rPr/>
      </w:pPr>
      <w:r>
        <w:rPr/>
        <w:t>Login Page</w:t>
      </w:r>
    </w:p>
    <w:p>
      <w:pPr>
        <w:pStyle w:val="ListParagraph"/>
        <w:numPr>
          <w:ilvl w:val="0"/>
          <w:numId w:val="51"/>
        </w:numPr>
        <w:rPr/>
      </w:pPr>
      <w:r>
        <w:rPr/>
        <w:t>Documents Page</w:t>
      </w:r>
    </w:p>
    <w:p>
      <w:pPr>
        <w:pStyle w:val="ListParagraph"/>
        <w:numPr>
          <w:ilvl w:val="0"/>
          <w:numId w:val="51"/>
        </w:numPr>
        <w:rPr/>
      </w:pPr>
      <w:r>
        <w:rPr/>
        <w:t>Login Error Page</w:t>
      </w:r>
    </w:p>
    <w:p>
      <w:pPr>
        <w:pStyle w:val="Normal"/>
        <w:rPr/>
      </w:pPr>
      <w:r>
        <w:rPr/>
        <w:t xml:space="preserve">The application’s page flow is shown in </w:t>
      </w:r>
      <w:r>
        <w:rPr/>
        <w:fldChar w:fldCharType="begin"/>
      </w:r>
      <w:r>
        <w:instrText> REF _Ref314218287 \h </w:instrText>
      </w:r>
      <w:r>
        <w:fldChar w:fldCharType="separate"/>
      </w:r>
      <w:r>
        <w:t>Figure 2</w:t>
      </w:r>
      <w:r>
        <w:fldChar w:fldCharType="end"/>
      </w:r>
      <w:r>
        <w:rPr/>
        <w:t>.</w:t>
      </w:r>
    </w:p>
    <w:p>
      <w:pPr>
        <w:pStyle w:val="Normal"/>
        <w:keepNext/>
        <w:rPr/>
      </w:pPr>
      <w:r>
        <w:rPr/>
        <w:drawing>
          <wp:inline distT="0" distB="0" distL="0" distR="0">
            <wp:extent cx="5783580" cy="440690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tretch>
                      <a:fillRect/>
                    </a:stretch>
                  </pic:blipFill>
                  <pic:spPr bwMode="auto">
                    <a:xfrm>
                      <a:off x="0" y="0"/>
                      <a:ext cx="5783580" cy="4406900"/>
                    </a:xfrm>
                    <a:prstGeom prst="rect">
                      <a:avLst/>
                    </a:prstGeom>
                  </pic:spPr>
                </pic:pic>
              </a:graphicData>
            </a:graphic>
          </wp:inline>
        </w:drawing>
      </w:r>
    </w:p>
    <w:p>
      <w:pPr>
        <w:pStyle w:val="Caption1"/>
        <w:rPr/>
      </w:pPr>
      <w:bookmarkStart w:id="12" w:name="_Ref314218287"/>
      <w:r>
        <w:rPr/>
        <w:t xml:space="preserve">Figure </w:t>
      </w:r>
      <w:r>
        <w:rPr/>
        <w:fldChar w:fldCharType="begin"/>
      </w:r>
      <w:r>
        <w:instrText> SEQ Figure \* ARABIC </w:instrText>
      </w:r>
      <w:r>
        <w:fldChar w:fldCharType="separate"/>
      </w:r>
      <w:r>
        <w:t>2</w:t>
      </w:r>
      <w:r>
        <w:fldChar w:fldCharType="end"/>
      </w:r>
      <w:bookmarkEnd w:id="12"/>
      <w:r>
        <w:rPr/>
        <w:t>: Sample application flow</w:t>
      </w:r>
    </w:p>
    <w:p>
      <w:pPr>
        <w:pStyle w:val="Normal"/>
        <w:rPr/>
      </w:pPr>
      <w:r>
        <w:rPr/>
        <w:t>The application starts with the Login Page. After logging in, the user is redirected to the Documents page. There are two types of users: viewers and editors. Both user types can view documents, but only the editor can upload new documents.</w:t>
      </w:r>
    </w:p>
    <w:p>
      <w:pPr>
        <w:pStyle w:val="Normal"/>
        <w:rPr/>
      </w:pPr>
      <w:r>
        <w:rPr/>
        <w:t xml:space="preserve">If a user has an editor role, the upload form is displayed below the documents list. When the user selects a document and presses the </w:t>
      </w:r>
      <w:r>
        <w:rPr>
          <w:b/>
        </w:rPr>
        <w:t>Upload</w:t>
      </w:r>
      <w:r>
        <w:rPr/>
        <w:t xml:space="preserve"> button, the upload method of the DocumentManagerBean session bean is invoked through the execution of the Upload servlet. The Security application will throw an exception if a non-authorized user attempts to call the Upload servlet.</w:t>
      </w:r>
    </w:p>
    <w:p>
      <w:pPr>
        <w:pStyle w:val="Normal"/>
        <w:rPr/>
      </w:pPr>
      <w:r>
        <w:rPr/>
        <w:t>The application has two predefined user IDs:</w:t>
      </w:r>
    </w:p>
    <w:p>
      <w:pPr>
        <w:pStyle w:val="ListParagraph"/>
        <w:numPr>
          <w:ilvl w:val="0"/>
          <w:numId w:val="52"/>
        </w:numPr>
        <w:rPr/>
      </w:pPr>
      <w:r>
        <w:rPr/>
        <w:t>user with password 1</w:t>
      </w:r>
    </w:p>
    <w:p>
      <w:pPr>
        <w:pStyle w:val="ListParagraph"/>
        <w:numPr>
          <w:ilvl w:val="0"/>
          <w:numId w:val="52"/>
        </w:numPr>
        <w:rPr/>
      </w:pPr>
      <w:r>
        <w:rPr/>
        <w:t>editor with password 2</w:t>
      </w:r>
    </w:p>
    <w:p>
      <w:pPr>
        <w:pStyle w:val="Normal"/>
        <w:rPr/>
      </w:pPr>
      <w:r>
        <w:rPr/>
        <w:fldChar w:fldCharType="begin"/>
      </w:r>
      <w:r>
        <w:instrText> REF _Ref314218579 \h </w:instrText>
      </w:r>
      <w:r>
        <w:fldChar w:fldCharType="separate"/>
      </w:r>
      <w:r>
        <w:t>Figure 3</w:t>
      </w:r>
      <w:r>
        <w:fldChar w:fldCharType="end"/>
      </w:r>
      <w:r>
        <w:rPr/>
        <w:t xml:space="preserve"> </w:t>
      </w:r>
      <w:r>
        <w:rPr/>
        <w:t>shows the components in the EAR file.</w:t>
      </w:r>
    </w:p>
    <w:p>
      <w:pPr>
        <w:pStyle w:val="Normal"/>
        <w:keepNext/>
        <w:rPr/>
      </w:pPr>
      <w:r>
        <w:rPr/>
        <w:drawing>
          <wp:inline distT="0" distB="0" distL="0" distR="0">
            <wp:extent cx="5949315" cy="390017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8"/>
                    <a:stretch>
                      <a:fillRect/>
                    </a:stretch>
                  </pic:blipFill>
                  <pic:spPr bwMode="auto">
                    <a:xfrm>
                      <a:off x="0" y="0"/>
                      <a:ext cx="5949315" cy="3900170"/>
                    </a:xfrm>
                    <a:prstGeom prst="rect">
                      <a:avLst/>
                    </a:prstGeom>
                  </pic:spPr>
                </pic:pic>
              </a:graphicData>
            </a:graphic>
          </wp:inline>
        </w:drawing>
      </w:r>
    </w:p>
    <w:p>
      <w:pPr>
        <w:pStyle w:val="Caption1"/>
        <w:rPr/>
      </w:pPr>
      <w:bookmarkStart w:id="13" w:name="_Ref314218579"/>
      <w:r>
        <w:rPr/>
        <w:t xml:space="preserve">Figure </w:t>
      </w:r>
      <w:r>
        <w:rPr/>
        <w:fldChar w:fldCharType="begin"/>
      </w:r>
      <w:r>
        <w:instrText> SEQ Figure \* ARABIC </w:instrText>
      </w:r>
      <w:r>
        <w:fldChar w:fldCharType="separate"/>
      </w:r>
      <w:r>
        <w:t>3</w:t>
      </w:r>
      <w:r>
        <w:fldChar w:fldCharType="end"/>
      </w:r>
      <w:bookmarkEnd w:id="13"/>
      <w:r>
        <w:rPr/>
        <w:t>: Sample application EAR structure</w:t>
      </w:r>
    </w:p>
    <w:p>
      <w:pPr>
        <w:pStyle w:val="Normal"/>
        <w:rPr/>
      </w:pPr>
      <w:r>
        <w:rPr/>
        <w:t>Let’s get started with the tutorial.</w:t>
      </w:r>
    </w:p>
    <w:p>
      <w:pPr>
        <w:pStyle w:val="Heading2"/>
        <w:rPr/>
      </w:pPr>
      <w:bookmarkStart w:id="14" w:name="_Toc314324429"/>
      <w:bookmarkEnd w:id="14"/>
      <w:r>
        <w:rPr/>
        <w:t>Step 1: Set up environment</w:t>
      </w:r>
    </w:p>
    <w:p>
      <w:pPr>
        <w:pStyle w:val="Normal"/>
        <w:jc w:val="left"/>
        <w:rPr/>
      </w:pPr>
      <w:r>
        <w:rPr>
          <w:rFonts w:ascii="ArialMT" w:hAnsi="ArialMT"/>
          <w:color w:val="000000"/>
          <w:sz w:val="22"/>
        </w:rPr>
        <w:t xml:space="preserve">Please go to </w:t>
      </w:r>
      <w:r>
        <w:rPr>
          <w:rFonts w:ascii="ArialMT" w:hAnsi="ArialMT"/>
          <w:color w:val="0000FF"/>
          <w:sz w:val="22"/>
        </w:rPr>
        <w:t>https://github.com/ibmecod/MigrateEnterpriseAppFromJBosstoLiberty</w:t>
      </w:r>
      <w:r>
        <w:rPr>
          <w:rFonts w:ascii="ArialMT" w:hAnsi="ArialMT"/>
          <w:color w:val="000000"/>
          <w:sz w:val="22"/>
        </w:rPr>
        <w:t>. Download</w:t>
      </w:r>
    </w:p>
    <w:p>
      <w:pPr>
        <w:pStyle w:val="Normal"/>
        <w:rPr/>
      </w:pPr>
      <w:r>
        <w:rPr>
          <w:rFonts w:ascii="ArialMT" w:hAnsi="ArialMT"/>
          <w:color w:val="000000"/>
          <w:sz w:val="22"/>
        </w:rPr>
        <w:t>the zip or clone the git repository.</w:t>
      </w:r>
    </w:p>
    <w:p>
      <w:pPr>
        <w:pStyle w:val="Normal"/>
        <w:rPr>
          <w:rFonts w:ascii="ArialMT" w:hAnsi="ArialMT"/>
          <w:color w:val="000000"/>
          <w:sz w:val="22"/>
        </w:rPr>
      </w:pPr>
      <w:r>
        <w:rPr>
          <w:rFonts w:ascii="ArialMT" w:hAnsi="ArialMT"/>
          <w:color w:val="000000"/>
          <w:sz w:val="22"/>
        </w:rPr>
        <w:t xml:space="preserve">The cloned folder will be referred as </w:t>
      </w:r>
      <w:r>
        <w:rPr>
          <w:rFonts w:ascii="Arial-BoldMT" w:hAnsi="Arial-BoldMT"/>
          <w:b/>
          <w:sz w:val="22"/>
        </w:rPr>
        <w:t>&lt;CLONED_DIR&gt;</w:t>
      </w:r>
      <w:r>
        <w:rPr>
          <w:rFonts w:ascii="ArialMT" w:hAnsi="ArialMT"/>
          <w:sz w:val="22"/>
        </w:rPr>
        <w:t>.</w:t>
      </w:r>
    </w:p>
    <w:p>
      <w:pPr>
        <w:pStyle w:val="Heading3"/>
        <w:rPr/>
      </w:pPr>
      <w:r>
        <w:rPr/>
        <w:t>JDK</w:t>
      </w:r>
    </w:p>
    <w:p>
      <w:pPr>
        <w:pStyle w:val="Normal"/>
        <w:rPr>
          <w:rFonts w:cs="Arial"/>
          <w:b/>
          <w:b/>
        </w:rPr>
      </w:pPr>
      <w:r>
        <w:rPr>
          <w:rFonts w:cs="Arial"/>
        </w:rPr>
        <w:t xml:space="preserve">JDK 1.8.0_66 is installed in the VM and </w:t>
      </w:r>
      <w:r>
        <w:rPr>
          <w:rFonts w:cs="Arial"/>
          <w:b/>
        </w:rPr>
        <w:t>JAVA_HOME</w:t>
      </w:r>
      <w:r>
        <w:rPr>
          <w:rFonts w:cs="Arial"/>
        </w:rPr>
        <w:t xml:space="preserve"> is set to </w:t>
      </w:r>
      <w:r>
        <w:rPr>
          <w:rFonts w:cs="Arial"/>
          <w:b/>
        </w:rPr>
        <w:t>C:\Java\jdk.1.8.0_66</w:t>
      </w:r>
    </w:p>
    <w:p>
      <w:pPr>
        <w:pStyle w:val="Normal"/>
        <w:rPr/>
      </w:pPr>
      <w:r>
        <w:rPr/>
      </w:r>
    </w:p>
    <w:p>
      <w:pPr>
        <w:pStyle w:val="Normal"/>
        <w:rPr>
          <w:rFonts w:ascii="Cambria" w:hAnsi="Cambria" w:asciiTheme="minorHAnsi" w:hAnsiTheme="minorHAnsi"/>
        </w:rPr>
      </w:pPr>
      <w:r>
        <w:rPr>
          <w:rFonts w:ascii="Cambria" w:hAnsi="Cambria" w:asciiTheme="minorHAnsi" w:hAnsiTheme="minorHAnsi"/>
        </w:rPr>
        <w:t>MySQL</w:t>
      </w:r>
      <w:ins w:id="0" w:author="kaaron" w:date="2016-01-29T13:18:00Z">
        <w:r>
          <w:rPr>
            <w:rFonts w:ascii="Cambria" w:hAnsi="Cambria" w:asciiTheme="minorHAnsi" w:hAnsiTheme="minorHAnsi"/>
          </w:rPr>
          <w:t xml:space="preserve"> </w:t>
        </w:r>
      </w:ins>
      <w:r>
        <w:rPr>
          <w:rFonts w:ascii="Cambria" w:hAnsi="Cambria" w:asciiTheme="minorHAnsi" w:hAnsiTheme="minorHAnsi"/>
        </w:rPr>
        <w:t>Database</w:t>
      </w:r>
    </w:p>
    <w:p>
      <w:pPr>
        <w:pStyle w:val="Normal"/>
        <w:rPr>
          <w:u w:val="none" w:color="7F007F"/>
        </w:rPr>
      </w:pPr>
      <w:r>
        <w:rPr>
          <w:u w:val="none" w:color="7F007F"/>
        </w:rPr>
      </w:r>
    </w:p>
    <w:p>
      <w:pPr>
        <w:pStyle w:val="Normal"/>
        <w:rPr/>
      </w:pPr>
      <w:r>
        <w:rPr/>
        <w:t xml:space="preserve">MySQL community is already installed on the VM. Note, the installer is located at </w:t>
      </w:r>
      <w:r>
        <w:rPr>
          <w:i/>
        </w:rPr>
        <w:t>C:\Software\mysql-installer-web-community-5.7.10.0.msi</w:t>
      </w:r>
      <w:r>
        <w:rPr/>
        <w:t>. Let’s create the tables and populate the data. Start up the mysql client by:</w:t>
      </w:r>
    </w:p>
    <w:p>
      <w:pPr>
        <w:pStyle w:val="Normal"/>
        <w:numPr>
          <w:ilvl w:val="0"/>
          <w:numId w:val="54"/>
        </w:numPr>
        <w:rPr/>
      </w:pPr>
      <w:r>
        <w:rPr/>
        <w:t>Click Start icon</w:t>
      </w:r>
    </w:p>
    <w:p>
      <w:pPr>
        <w:pStyle w:val="Normal"/>
        <w:numPr>
          <w:ilvl w:val="0"/>
          <w:numId w:val="54"/>
        </w:numPr>
        <w:rPr/>
      </w:pPr>
      <w:r>
        <w:rPr/>
        <w:t>Click</w:t>
      </w:r>
      <w:ins w:id="1" w:author="kaaron" w:date="2016-01-29T13:18:00Z">
        <w:r>
          <w:rPr/>
          <w:t xml:space="preserve"> </w:t>
        </w:r>
      </w:ins>
      <w:r>
        <w:rPr/>
        <w:t>All Programs &gt; MySQL &gt; MySQL Server 5.7&gt;MySQL Command Line Client</w:t>
        <w:br/>
        <w:t xml:space="preserve">A cmd window will open and ask you for a password. </w:t>
      </w:r>
    </w:p>
    <w:p>
      <w:pPr>
        <w:pStyle w:val="Normal"/>
        <w:numPr>
          <w:ilvl w:val="0"/>
          <w:numId w:val="54"/>
        </w:numPr>
        <w:rPr/>
      </w:pPr>
      <w:r>
        <w:rPr/>
        <w:t xml:space="preserve">The default password on the VM is ‘object00’. </w:t>
      </w:r>
    </w:p>
    <w:p>
      <w:pPr>
        <w:pStyle w:val="Normal"/>
        <w:rPr/>
      </w:pPr>
      <w:r>
        <w:rPr/>
        <w:t>Once logged in to mysql, execute the following command to create the tables and load some data:</w:t>
      </w:r>
    </w:p>
    <w:p>
      <w:pPr>
        <w:pStyle w:val="Code"/>
        <w:rPr/>
      </w:pPr>
      <w:r>
        <w:rPr/>
        <w:t>source &lt;CLONED_DIR&gt;\Lab2434_MySQL.sql;</w:t>
      </w:r>
    </w:p>
    <w:p>
      <w:pPr>
        <w:pStyle w:val="Normal"/>
        <w:rPr/>
      </w:pPr>
      <w:r>
        <w:rPr/>
        <w:t>Check that all worked successful by running the command</w:t>
      </w:r>
    </w:p>
    <w:p>
      <w:pPr>
        <w:pStyle w:val="Code"/>
        <w:rPr/>
      </w:pPr>
      <w:r>
        <w:rPr/>
        <w:t>select * from files;</w:t>
      </w:r>
    </w:p>
    <w:p>
      <w:pPr>
        <w:pStyle w:val="Code"/>
        <w:shd w:val="clear" w:fill="F2F2F2"/>
        <w:rPr>
          <w:rFonts w:cs="Arial"/>
          <w:color w:val="292929"/>
          <w:szCs w:val="22"/>
        </w:rPr>
      </w:pPr>
      <w:r>
        <w:rPr>
          <w:rFonts w:cs="Arial"/>
          <w:color w:val="292929"/>
          <w:szCs w:val="22"/>
        </w:rPr>
      </w:r>
    </w:p>
    <w:p>
      <w:pPr>
        <w:pStyle w:val="Code"/>
        <w:rPr/>
      </w:pPr>
      <w:r>
        <w:rPr/>
      </w:r>
    </w:p>
    <w:p>
      <w:pPr>
        <w:pStyle w:val="BBody"/>
        <w:rPr/>
      </w:pPr>
      <w:r>
        <w:rPr/>
      </w:r>
    </w:p>
    <w:p>
      <w:pPr>
        <w:pStyle w:val="Normal"/>
        <w:rPr/>
      </w:pPr>
      <w:r>
        <w:rPr/>
      </w:r>
    </w:p>
    <w:p>
      <w:pPr>
        <w:pStyle w:val="Normal"/>
        <w:rPr>
          <w:w w:val="0"/>
        </w:rPr>
      </w:pPr>
      <w:r>
        <w:rPr>
          <w:w w:val="0"/>
        </w:rPr>
      </w:r>
    </w:p>
    <w:p>
      <w:pPr>
        <w:pStyle w:val="Normal"/>
        <w:rPr/>
      </w:pPr>
      <w:r>
        <w:rPr/>
      </w:r>
    </w:p>
    <w:p>
      <w:pPr>
        <w:pStyle w:val="Normal"/>
        <w:rPr/>
      </w:pPr>
      <w:r>
        <w:rPr/>
      </w:r>
    </w:p>
    <w:p>
      <w:pPr>
        <w:pStyle w:val="Code"/>
        <w:shd w:val="clear" w:fill="F2F2F2"/>
        <w:rPr>
          <w:rFonts w:cs="Arial"/>
          <w:color w:val="292929"/>
          <w:szCs w:val="22"/>
        </w:rPr>
      </w:pPr>
      <w:r>
        <w:rPr>
          <w:rFonts w:cs="Arial"/>
          <w:color w:val="292929"/>
          <w:szCs w:val="22"/>
        </w:rPr>
      </w:r>
    </w:p>
    <w:p>
      <w:pPr>
        <w:pStyle w:val="Heading3"/>
        <w:rPr>
          <w:u w:val="none" w:color="7F007F"/>
        </w:rPr>
      </w:pPr>
      <w:r>
        <w:rPr>
          <w:u w:val="none" w:color="7F007F"/>
        </w:rPr>
        <w:t>Setup JBoss Application Server</w:t>
      </w:r>
    </w:p>
    <w:p>
      <w:pPr>
        <w:pStyle w:val="Normal"/>
        <w:rPr/>
      </w:pPr>
      <w:r>
        <w:rPr/>
        <w:t>JBoss 5.1</w:t>
      </w:r>
      <w:r>
        <w:rPr>
          <w:rFonts w:cs="Arial"/>
        </w:rPr>
        <w:t>.0 GA</w:t>
      </w:r>
      <w:r>
        <w:rPr/>
        <w:t xml:space="preserve"> is installed under C:\JBoss. </w:t>
      </w:r>
      <w:r>
        <w:rPr>
          <w:b/>
        </w:rPr>
        <w:t>JBOSS_HOME</w:t>
      </w:r>
      <w:r>
        <w:rPr/>
        <w:t xml:space="preserve"> variable is set to </w:t>
      </w:r>
      <w:r>
        <w:rPr>
          <w:b/>
        </w:rPr>
        <w:t>C:\JBoss\jboss-5.1.0.GA</w:t>
      </w:r>
      <w:r>
        <w:rPr/>
        <w:t xml:space="preserve">. This location will be referred as </w:t>
      </w:r>
      <w:r>
        <w:rPr>
          <w:b/>
        </w:rPr>
        <w:t>&lt;JBOSS_HOME&gt;</w:t>
      </w:r>
      <w:r>
        <w:rPr/>
        <w:t>.</w:t>
      </w:r>
    </w:p>
    <w:p>
      <w:pPr>
        <w:pStyle w:val="Normal"/>
        <w:rPr/>
      </w:pPr>
      <w:r>
        <w:rPr/>
        <w:t xml:space="preserve">There is a reported bug with JBoss 5.1 GA server, (reference </w:t>
      </w:r>
      <w:hyperlink r:id="rId9">
        <w:r>
          <w:rPr>
            <w:webHidden/>
            <w:rStyle w:val="InternetLink"/>
            <w:rFonts w:cs="Arial"/>
            <w:vanish/>
          </w:rPr>
          <w:t>https://issues.jboss.org/browse/JBAS-6981</w:t>
        </w:r>
      </w:hyperlink>
      <w:r>
        <w:rPr/>
        <w:t xml:space="preserve">). Edit </w:t>
      </w:r>
      <w:r>
        <w:rPr>
          <w:b/>
        </w:rPr>
        <w:t>&lt;JBOSS_HOME&gt;/server/default/conf/bootstrap/profile.xml</w:t>
      </w:r>
      <w:r>
        <w:rPr/>
        <w:t xml:space="preserve"> as follows:</w:t>
      </w:r>
    </w:p>
    <w:p>
      <w:pPr>
        <w:pStyle w:val="Normal"/>
        <w:rPr/>
      </w:pPr>
      <w:r>
        <w:rPr/>
        <w:t xml:space="preserve">The profile.xml has the configuration for AttachmentStore shown in </w:t>
      </w:r>
      <w:r>
        <w:rPr/>
        <w:fldChar w:fldCharType="begin"/>
      </w:r>
      <w:r>
        <w:instrText> REF _Ref314218828 \h </w:instrText>
      </w:r>
      <w:r>
        <w:fldChar w:fldCharType="separate"/>
      </w:r>
      <w:r>
        <w:t>Figure 4</w:t>
      </w:r>
      <w:r>
        <w:fldChar w:fldCharType="end"/>
      </w:r>
      <w:r>
        <w:rPr/>
        <w:t>.</w:t>
      </w:r>
    </w:p>
    <w:p>
      <w:pPr>
        <w:pStyle w:val="Normal"/>
        <w:pBdr>
          <w:top w:val="single" w:sz="4" w:space="1" w:color="00000A"/>
          <w:bottom w:val="single" w:sz="4" w:space="1" w:color="00000A"/>
        </w:pBdr>
        <w:spacing w:before="0" w:after="0"/>
        <w:contextualSpacing/>
        <w:rPr/>
      </w:pPr>
      <w:r>
        <w:rPr/>
        <w:t>&lt;bean name="AttachmentStore"</w:t>
      </w:r>
    </w:p>
    <w:p>
      <w:pPr>
        <w:pStyle w:val="Normal"/>
        <w:pBdr>
          <w:top w:val="single" w:sz="4" w:space="1" w:color="00000A"/>
          <w:bottom w:val="single" w:sz="4" w:space="1" w:color="00000A"/>
        </w:pBdr>
        <w:spacing w:before="0" w:after="0"/>
        <w:contextualSpacing/>
        <w:rPr/>
      </w:pPr>
      <w:r>
        <w:rPr/>
        <w:tab/>
        <w:t>class="org.jboss.system.server.profileservice.repository.AbstractAttachmentStore"&gt;</w:t>
      </w:r>
    </w:p>
    <w:p>
      <w:pPr>
        <w:pStyle w:val="Normal"/>
        <w:pBdr>
          <w:top w:val="single" w:sz="4" w:space="1" w:color="00000A"/>
          <w:bottom w:val="single" w:sz="4" w:space="1" w:color="00000A"/>
        </w:pBdr>
        <w:spacing w:before="0" w:after="0"/>
        <w:contextualSpacing/>
        <w:rPr/>
      </w:pPr>
      <w:r>
        <w:rPr/>
        <w:t>&lt;constructor&gt;</w:t>
      </w:r>
    </w:p>
    <w:p>
      <w:pPr>
        <w:pStyle w:val="Normal"/>
        <w:pBdr>
          <w:top w:val="single" w:sz="4" w:space="1" w:color="00000A"/>
          <w:bottom w:val="single" w:sz="4" w:space="1" w:color="00000A"/>
        </w:pBdr>
        <w:spacing w:before="0" w:after="0"/>
        <w:contextualSpacing/>
        <w:rPr/>
      </w:pPr>
      <w:r>
        <w:rPr/>
        <w:tab/>
        <w:t>&lt;parameter&gt;</w:t>
      </w:r>
    </w:p>
    <w:p>
      <w:pPr>
        <w:pStyle w:val="Normal"/>
        <w:pBdr>
          <w:top w:val="single" w:sz="4" w:space="1" w:color="00000A"/>
          <w:bottom w:val="single" w:sz="4" w:space="1" w:color="00000A"/>
        </w:pBdr>
        <w:spacing w:before="0" w:after="0"/>
        <w:contextualSpacing/>
        <w:rPr/>
      </w:pPr>
      <w:r>
        <w:rPr/>
        <w:tab/>
        <w:tab/>
        <w:t>&lt;inject bean="BootstrapProfileFactory" property="attachmentStoreRoot" /&gt;</w:t>
      </w:r>
    </w:p>
    <w:p>
      <w:pPr>
        <w:pStyle w:val="Normal"/>
        <w:pBdr>
          <w:top w:val="single" w:sz="4" w:space="1" w:color="00000A"/>
          <w:bottom w:val="single" w:sz="4" w:space="1" w:color="00000A"/>
        </w:pBdr>
        <w:spacing w:before="0" w:after="0"/>
        <w:contextualSpacing/>
        <w:rPr/>
      </w:pPr>
      <w:r>
        <w:rPr/>
        <w:tab/>
        <w:t>&lt;/parameter&gt;</w:t>
      </w:r>
    </w:p>
    <w:p>
      <w:pPr>
        <w:pStyle w:val="Normal"/>
        <w:keepNext/>
        <w:pBdr>
          <w:top w:val="single" w:sz="4" w:space="1" w:color="00000A"/>
          <w:bottom w:val="single" w:sz="4" w:space="1" w:color="00000A"/>
        </w:pBdr>
        <w:spacing w:before="0" w:after="0"/>
        <w:contextualSpacing/>
        <w:rPr/>
      </w:pPr>
      <w:r>
        <w:rPr/>
        <w:t>&lt;/constructor&gt;</w:t>
      </w:r>
    </w:p>
    <w:p>
      <w:pPr>
        <w:pStyle w:val="Caption1"/>
        <w:rPr/>
      </w:pPr>
      <w:bookmarkStart w:id="15" w:name="_Ref314218828"/>
      <w:r>
        <w:rPr/>
        <w:t xml:space="preserve">Figure </w:t>
      </w:r>
      <w:r>
        <w:rPr/>
        <w:fldChar w:fldCharType="begin"/>
      </w:r>
      <w:r>
        <w:instrText> SEQ Figure \* ARABIC </w:instrText>
      </w:r>
      <w:r>
        <w:fldChar w:fldCharType="separate"/>
      </w:r>
      <w:r>
        <w:t>4</w:t>
      </w:r>
      <w:r>
        <w:fldChar w:fldCharType="end"/>
      </w:r>
      <w:bookmarkEnd w:id="15"/>
      <w:r>
        <w:rPr/>
        <w:t>: Original profile.xml for AttachmentStore</w:t>
      </w:r>
    </w:p>
    <w:p>
      <w:pPr>
        <w:pStyle w:val="Normal"/>
        <w:rPr/>
      </w:pPr>
      <w:r>
        <w:rPr/>
        <w:t xml:space="preserve">Change this to the configuration shown in </w:t>
      </w:r>
      <w:r>
        <w:rPr/>
        <w:fldChar w:fldCharType="begin"/>
      </w:r>
      <w:r>
        <w:instrText> REF _Ref314218890 \h </w:instrText>
      </w:r>
      <w:r>
        <w:fldChar w:fldCharType="separate"/>
      </w:r>
      <w:r>
        <w:t>Figure 5</w:t>
      </w:r>
      <w:r>
        <w:fldChar w:fldCharType="end"/>
      </w:r>
      <w:r>
        <w:rPr/>
        <w:t>.</w:t>
      </w:r>
    </w:p>
    <w:p>
      <w:pPr>
        <w:pStyle w:val="Normal"/>
        <w:pBdr>
          <w:top w:val="single" w:sz="4" w:space="1" w:color="00000A"/>
          <w:bottom w:val="single" w:sz="4" w:space="1" w:color="00000A"/>
        </w:pBdr>
        <w:spacing w:before="0" w:after="0"/>
        <w:contextualSpacing/>
        <w:rPr/>
      </w:pPr>
      <w:r>
        <w:rPr/>
        <w:t>&lt;bean name="AttachmentStore"</w:t>
      </w:r>
    </w:p>
    <w:p>
      <w:pPr>
        <w:pStyle w:val="Normal"/>
        <w:pBdr>
          <w:top w:val="single" w:sz="4" w:space="1" w:color="00000A"/>
          <w:bottom w:val="single" w:sz="4" w:space="1" w:color="00000A"/>
        </w:pBdr>
        <w:spacing w:before="0" w:after="0"/>
        <w:contextualSpacing/>
        <w:rPr/>
      </w:pPr>
      <w:r>
        <w:rPr/>
        <w:tab/>
        <w:t>class="org.jboss.system.server.profileservice.repository.AbstractAttachmentStore"&gt;</w:t>
      </w:r>
    </w:p>
    <w:p>
      <w:pPr>
        <w:pStyle w:val="Normal"/>
        <w:pBdr>
          <w:top w:val="single" w:sz="4" w:space="1" w:color="00000A"/>
          <w:bottom w:val="single" w:sz="4" w:space="1" w:color="00000A"/>
        </w:pBdr>
        <w:spacing w:before="0" w:after="0"/>
        <w:contextualSpacing/>
        <w:rPr/>
      </w:pPr>
      <w:r>
        <w:rPr/>
        <w:t>&lt;constructor&gt;</w:t>
      </w:r>
    </w:p>
    <w:p>
      <w:pPr>
        <w:pStyle w:val="Normal"/>
        <w:pBdr>
          <w:top w:val="single" w:sz="4" w:space="1" w:color="00000A"/>
          <w:bottom w:val="single" w:sz="4" w:space="1" w:color="00000A"/>
        </w:pBdr>
        <w:spacing w:before="0" w:after="0"/>
        <w:contextualSpacing/>
        <w:rPr/>
      </w:pPr>
      <w:r>
        <w:rPr/>
        <w:tab/>
        <w:t>&lt;parameter class="java.io.File"&gt;</w:t>
      </w:r>
    </w:p>
    <w:p>
      <w:pPr>
        <w:pStyle w:val="Normal"/>
        <w:pBdr>
          <w:top w:val="single" w:sz="4" w:space="1" w:color="00000A"/>
          <w:bottom w:val="single" w:sz="4" w:space="1" w:color="00000A"/>
        </w:pBdr>
        <w:spacing w:before="0" w:after="0"/>
        <w:contextualSpacing/>
        <w:rPr/>
      </w:pPr>
      <w:r>
        <w:rPr/>
        <w:tab/>
        <w:tab/>
        <w:t>&lt;inject bean="BootstrapProfileFactory" property="attachmentStoreRoot" /&gt;</w:t>
      </w:r>
    </w:p>
    <w:p>
      <w:pPr>
        <w:pStyle w:val="Normal"/>
        <w:pBdr>
          <w:top w:val="single" w:sz="4" w:space="1" w:color="00000A"/>
          <w:bottom w:val="single" w:sz="4" w:space="1" w:color="00000A"/>
        </w:pBdr>
        <w:spacing w:before="0" w:after="0"/>
        <w:contextualSpacing/>
        <w:rPr/>
      </w:pPr>
      <w:r>
        <w:rPr/>
        <w:tab/>
        <w:t>&lt;/parameter&gt;</w:t>
      </w:r>
    </w:p>
    <w:p>
      <w:pPr>
        <w:pStyle w:val="Normal"/>
        <w:keepNext/>
        <w:pBdr>
          <w:top w:val="single" w:sz="4" w:space="1" w:color="00000A"/>
          <w:bottom w:val="single" w:sz="4" w:space="1" w:color="00000A"/>
        </w:pBdr>
        <w:spacing w:before="0" w:after="0"/>
        <w:contextualSpacing/>
        <w:rPr/>
      </w:pPr>
      <w:r>
        <w:rPr/>
        <w:t>&lt;/constructor&gt;</w:t>
      </w:r>
    </w:p>
    <w:p>
      <w:pPr>
        <w:pStyle w:val="Caption1"/>
        <w:rPr/>
      </w:pPr>
      <w:bookmarkStart w:id="16" w:name="_Ref314218890"/>
      <w:r>
        <w:rPr/>
        <w:t xml:space="preserve">Figure </w:t>
      </w:r>
      <w:r>
        <w:rPr/>
        <w:fldChar w:fldCharType="begin"/>
      </w:r>
      <w:r>
        <w:instrText> SEQ Figure \* ARABIC </w:instrText>
      </w:r>
      <w:r>
        <w:fldChar w:fldCharType="separate"/>
      </w:r>
      <w:r>
        <w:t>5</w:t>
      </w:r>
      <w:r>
        <w:fldChar w:fldCharType="end"/>
      </w:r>
      <w:bookmarkEnd w:id="16"/>
      <w:r>
        <w:rPr/>
        <w:t>: Updated profile.xml for AttachmentStore</w:t>
      </w:r>
    </w:p>
    <w:p>
      <w:pPr>
        <w:pStyle w:val="Normal"/>
        <w:rPr/>
      </w:pPr>
      <w:r>
        <w:rPr/>
        <w:t xml:space="preserve">Run the command </w:t>
      </w:r>
      <w:r>
        <w:rPr>
          <w:b/>
        </w:rPr>
        <w:t>run.bat -c default</w:t>
      </w:r>
      <w:r>
        <w:rPr/>
        <w:t xml:space="preserve"> to ensure default configuration for JBoss 5.1 server is working.</w:t>
      </w:r>
    </w:p>
    <w:p>
      <w:pPr>
        <w:pStyle w:val="Normal"/>
        <w:rPr/>
      </w:pPr>
      <w:r>
        <w:rPr/>
        <w:t xml:space="preserve">After verification, stop the JBoss 5.1 server (Ctrl-c) because soon we will run the JBoss 5.1 server in Eclipse. </w:t>
      </w:r>
    </w:p>
    <w:p>
      <w:pPr>
        <w:pStyle w:val="Heading2"/>
        <w:rPr/>
      </w:pPr>
      <w:bookmarkStart w:id="17" w:name="_Toc314324430"/>
      <w:bookmarkStart w:id="18" w:name="_Toc434936685"/>
      <w:r>
        <w:rPr/>
        <w:t xml:space="preserve">Step 2: </w:t>
      </w:r>
      <w:bookmarkEnd w:id="17"/>
      <w:bookmarkEnd w:id="18"/>
      <w:r>
        <w:rPr/>
        <w:t>Run Application on JBoss</w:t>
      </w:r>
    </w:p>
    <w:p>
      <w:pPr>
        <w:pStyle w:val="Heading3"/>
        <w:numPr>
          <w:ilvl w:val="0"/>
          <w:numId w:val="5"/>
        </w:numPr>
        <w:rPr/>
      </w:pPr>
      <w:r>
        <w:rPr/>
        <w:t>Configure JBoss application serv</w:t>
      </w:r>
      <w:del w:id="2" w:author="kapoor" w:date="2016-02-11T20:56:00Z">
        <w:r>
          <w:rPr/>
          <w:delText>er</w:delText>
        </w:r>
      </w:del>
      <w:ins w:id="3" w:author="kapoor" w:date="2016-02-11T20:59:00Z">
        <w:r>
          <w:rPr/>
          <w:t>e</w:t>
        </w:r>
      </w:ins>
      <w:r>
        <w:rPr/>
        <w:t xml:space="preserve">r. </w:t>
      </w:r>
    </w:p>
    <w:p>
      <w:pPr>
        <w:pStyle w:val="Normal"/>
        <w:pPrChange w:id="0" w:author="kapoor" w:date="2016-02-07T19:41:00Z">
          <w:pPr>
            <w:ind w:left="720" w:hanging="360"/>
          </w:pPr>
        </w:pPrChange>
        <w:rPr/>
      </w:pPr>
      <w:r>
        <w:rPr/>
        <w:t xml:space="preserve">JBoss will need the mysql jdbc driver. </w:t>
      </w:r>
      <w:ins w:id="4" w:author="kaaron" w:date="2016-01-29T13:20:00Z">
        <w:r>
          <w:rPr/>
          <w:t xml:space="preserve">Copy the java jdbc connector, named </w:t>
        </w:r>
      </w:ins>
      <w:ins w:id="5" w:author="kaaron" w:date="2016-01-29T13:20:00Z">
        <w:r>
          <w:rPr>
            <w:i/>
          </w:rPr>
          <w:t>mysql-connector-java-5.1.38-bin.jar</w:t>
        </w:r>
      </w:ins>
      <w:ins w:id="6" w:author="kaaron" w:date="2016-01-29T13:20:00Z">
        <w:r>
          <w:rPr/>
          <w:t xml:space="preserve">, from </w:t>
        </w:r>
      </w:ins>
      <w:del w:id="7" w:author="kapoor" w:date="2016-02-08T23:01:00Z">
        <w:r>
          <w:rPr/>
          <w:delText>C:\Software</w:delText>
        </w:r>
      </w:del>
      <w:r>
        <w:rPr/>
        <w:t xml:space="preserve">&lt;CLONED_DIR&gt;\ mysql-connector-java-5.1.38\. Copy this jar file tointo &lt;JBOSS_HOME&gt;/server/default/lib. </w:t>
      </w:r>
    </w:p>
    <w:p>
      <w:pPr>
        <w:pStyle w:val="Normal"/>
        <w:rPr/>
      </w:pPr>
      <w:r>
        <w:rPr/>
        <w:t xml:space="preserve">Also, copy mysql-ds.xml file </w:t>
      </w:r>
      <w:ins w:id="8" w:author="kaaron" w:date="2016-01-29T13:20:00Z">
        <w:r>
          <w:rPr/>
          <w:t xml:space="preserve">from </w:t>
        </w:r>
      </w:ins>
      <w:del w:id="9" w:author="kapoor" w:date="2016-02-08T23:01:00Z">
        <w:r>
          <w:rPr/>
          <w:delText>C:\Software</w:delText>
        </w:r>
      </w:del>
      <w:ins w:id="10" w:author="kapoor" w:date="2016-02-08T23:01:00Z">
        <w:r>
          <w:rPr/>
          <w:t>&lt;CLONED_DIR&gt;</w:t>
        </w:r>
      </w:ins>
      <w:del w:id="11" w:author="kapoor" w:date="2016-02-08T23:01:00Z">
        <w:r>
          <w:rPr/>
          <w:delText>\ mysql-connector-java-5.1.38\. Copy this jar file to</w:delText>
        </w:r>
      </w:del>
      <w:ins w:id="12" w:author="kapoor" w:date="2016-02-08T23:01:00Z">
        <w:r>
          <w:rPr/>
          <w:t>into</w:t>
        </w:r>
      </w:ins>
      <w:ins w:id="13" w:author="kaaron" w:date="2016-01-29T13:20:00Z">
        <w:r>
          <w:rPr/>
          <w:t xml:space="preserve"> &lt;JBOSS_HOME&gt;/server/</w:t>
        </w:r>
      </w:ins>
      <w:r>
        <w:rPr/>
        <w:t>default</w:t>
      </w:r>
      <w:ins w:id="14" w:author="kaaron" w:date="2016-01-29T13:20:00Z">
        <w:r>
          <w:rPr/>
          <w:t>/</w:t>
        </w:r>
      </w:ins>
      <w:r>
        <w:rPr/>
        <w:t>deploy</w:t>
      </w:r>
      <w:ins w:id="15" w:author="kaaron" w:date="2016-01-29T13:20:00Z">
        <w:r>
          <w:rPr/>
          <w:t>.</w:t>
        </w:r>
      </w:ins>
    </w:p>
    <w:p>
      <w:pPr>
        <w:pStyle w:val="Normal"/>
        <w:rPr/>
      </w:pPr>
      <w:r>
        <w:rPr/>
      </w:r>
    </w:p>
    <w:p>
      <w:pPr>
        <w:pStyle w:val="Normal"/>
        <w:rPr/>
      </w:pPr>
      <w:r>
        <w:rPr/>
        <w:t>Setup Eclipse Environment :</w:t>
      </w:r>
    </w:p>
    <w:p>
      <w:pPr>
        <w:pStyle w:val="Normal"/>
        <w:rPr/>
      </w:pPr>
      <w:r>
        <w:rPr/>
      </w:r>
    </w:p>
    <w:p>
      <w:pPr>
        <w:pStyle w:val="Normal"/>
        <w:rPr/>
      </w:pPr>
      <w:r>
        <w:rPr/>
        <w:t xml:space="preserve">Set Eclipse Installed JRE to </w:t>
      </w:r>
      <w:r>
        <w:rPr>
          <w:b/>
          <w:bCs/>
        </w:rPr>
        <w:t>JDK-1.8</w:t>
      </w:r>
      <w:r>
        <w:rPr/>
        <w:t>.</w:t>
      </w:r>
    </w:p>
    <w:p>
      <w:pPr>
        <w:pStyle w:val="Normal"/>
        <w:rPr/>
      </w:pPr>
      <w:r>
        <w:rPr/>
        <w:t>Open Windows – Properties – Java – Installed JREs</w:t>
      </w:r>
    </w:p>
    <w:p>
      <w:pPr>
        <w:pStyle w:val="Normal"/>
        <w:rPr/>
      </w:pPr>
      <w:r>
        <w:rPr/>
        <w:t>Select installed JRE.</w:t>
      </w:r>
    </w:p>
    <w:p>
      <w:pPr>
        <w:pStyle w:val="Normal"/>
        <w:rPr/>
      </w:pPr>
      <w:r>
        <w:rPr/>
        <w:t>Click “Edit”.</w:t>
      </w:r>
    </w:p>
    <w:p>
      <w:pPr>
        <w:pStyle w:val="Normal"/>
        <w:rPr/>
      </w:pPr>
      <w:r>
        <w:rPr/>
        <w:t xml:space="preserve">Enter the path to </w:t>
      </w:r>
      <w:r>
        <w:rPr>
          <w:b/>
          <w:bCs/>
        </w:rPr>
        <w:t>JDK-1.8</w:t>
      </w:r>
      <w:r>
        <w:rPr/>
        <w:t>.</w:t>
      </w:r>
    </w:p>
    <w:p>
      <w:pPr>
        <w:pStyle w:val="Normal"/>
        <w:rPr/>
      </w:pPr>
      <w:r>
        <w:rPr/>
        <w:t>Click “Finish”.</w:t>
      </w:r>
    </w:p>
    <w:p>
      <w:pPr>
        <w:pStyle w:val="Normal"/>
        <w:rPr/>
      </w:pPr>
      <w:r>
        <w:rPr/>
        <w:t>Click “OK”.</w:t>
      </w:r>
    </w:p>
    <w:p>
      <w:pPr>
        <w:pStyle w:val="Normal"/>
        <w:rPr/>
      </w:pPr>
      <w:r>
        <w:rPr/>
        <w:drawing>
          <wp:inline distT="0" distB="0" distL="0" distR="0">
            <wp:extent cx="5943600" cy="5371465"/>
            <wp:effectExtent l="0" t="0" r="0" b="0"/>
            <wp:docPr id="6"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3" descr=""/>
                    <pic:cNvPicPr>
                      <a:picLocks noChangeAspect="1" noChangeArrowheads="1"/>
                    </pic:cNvPicPr>
                  </pic:nvPicPr>
                  <pic:blipFill>
                    <a:blip r:embed="rId10"/>
                    <a:stretch>
                      <a:fillRect/>
                    </a:stretch>
                  </pic:blipFill>
                  <pic:spPr bwMode="auto">
                    <a:xfrm>
                      <a:off x="0" y="0"/>
                      <a:ext cx="5943600" cy="5371465"/>
                    </a:xfrm>
                    <a:prstGeom prst="rect">
                      <a:avLst/>
                    </a:prstGeom>
                  </pic:spPr>
                </pic:pic>
              </a:graphicData>
            </a:graphic>
          </wp:inline>
        </w:drawing>
      </w:r>
    </w:p>
    <w:p>
      <w:pPr>
        <w:pStyle w:val="Normal"/>
        <w:pPrChange w:id="0" w:author="kapoor" w:date="2016-02-07T19:42:00Z">
          <w:pPr>
            <w:ind w:hanging="360"/>
            <w:shd w:val="clear" w:color="auto" w:fill="FFFFFF"/>
          </w:pPr>
        </w:pPrChange>
        <w:rPr/>
      </w:pPr>
      <w:r>
        <w:rPr>
          <w:rFonts w:cs="Arial"/>
          <w:color w:val="292929"/>
          <w:szCs w:val="22"/>
        </w:rPr>
        <w:t>Create JBoss 5.1 Server in Eclipse:</w:t>
      </w:r>
    </w:p>
    <w:p>
      <w:pPr>
        <w:pStyle w:val="ListParagraph"/>
        <w:numPr>
          <w:ilvl w:val="0"/>
          <w:numId w:val="55"/>
        </w:numPr>
        <w:ind w:left="360" w:hanging="360"/>
        <w:pPrChange w:id="0" w:author="kapoor" w:date="2016-02-07T19:42:00Z">
          <w:pPr>
            <w:ind w:hanging="360"/>
            <w:shd w:val="clear" w:color="auto" w:fill="FFFFFF"/>
          </w:pPr>
        </w:pPrChange>
        <w:rPr>
          <w:rFonts w:cs="Arial"/>
          <w:b/>
          <w:b/>
          <w:color w:val="292929"/>
          <w:ins w:id="17" w:author="kaaron" w:date="2016-02-02T09:34:00Z"/>
          <w:szCs w:val="22"/>
        </w:rPr>
      </w:pPr>
      <w:r>
        <w:rPr>
          <w:rFonts w:cs="Arial"/>
          <w:color w:val="292929"/>
          <w:szCs w:val="22"/>
        </w:rPr>
        <w:t xml:space="preserve">In Eclipse, go to </w:t>
      </w:r>
      <w:del w:id="16" w:author="kapoor" w:date="2016-02-08T23:06:00Z">
        <w:r>
          <w:rPr>
            <w:rFonts w:cs="Arial"/>
            <w:color w:val="292929"/>
            <w:szCs w:val="22"/>
          </w:rPr>
          <w:delText xml:space="preserve"> </w:delText>
        </w:r>
      </w:del>
      <w:r>
        <w:rPr>
          <w:rFonts w:cs="Arial"/>
          <w:b/>
          <w:color w:val="292929"/>
          <w:szCs w:val="22"/>
        </w:rPr>
        <w:t>Server</w:t>
      </w:r>
      <w:r>
        <w:rPr>
          <w:rFonts w:cs="Arial"/>
          <w:color w:val="292929"/>
          <w:szCs w:val="22"/>
        </w:rPr>
        <w:t xml:space="preserve"> </w:t>
        <w:br/>
        <w:t xml:space="preserve">In </w:t>
      </w:r>
      <w:r>
        <w:rPr>
          <w:rFonts w:cs="Arial"/>
          <w:b/>
          <w:color w:val="292929"/>
          <w:szCs w:val="22"/>
        </w:rPr>
        <w:t>Server View</w:t>
      </w:r>
    </w:p>
    <w:p>
      <w:pPr>
        <w:pStyle w:val="ListParagraph"/>
        <w:numPr>
          <w:ilvl w:val="0"/>
          <w:numId w:val="55"/>
        </w:numPr>
        <w:ind w:left="360" w:hanging="360"/>
        <w:pPrChange w:id="0" w:author="kapoor" w:date="2016-02-07T19:42:00Z">
          <w:pPr>
            <w:ind w:hanging="360"/>
            <w:shd w:val="clear" w:color="auto" w:fill="FFFFFF"/>
          </w:pPr>
        </w:pPrChange>
        <w:rPr>
          <w:rFonts w:cs="Arial"/>
          <w:b/>
          <w:b/>
          <w:color w:val="292929"/>
          <w:ins w:id="18" w:author="kaaron" w:date="2016-02-02T09:34:00Z"/>
          <w:szCs w:val="22"/>
        </w:rPr>
      </w:pPr>
      <w:r>
        <w:rPr>
          <w:rFonts w:cs="Arial"/>
          <w:color w:val="292929"/>
          <w:szCs w:val="22"/>
        </w:rPr>
        <w:t xml:space="preserve">, rRight click and select </w:t>
      </w:r>
      <w:r>
        <w:rPr>
          <w:rFonts w:cs="Arial"/>
          <w:b/>
          <w:szCs w:val="22"/>
        </w:rPr>
        <w:t>New-&gt;Server</w:t>
      </w:r>
      <w:r>
        <w:rPr>
          <w:rFonts w:cs="Arial"/>
          <w:b/>
          <w:color w:val="292929"/>
          <w:szCs w:val="22"/>
        </w:rPr>
        <w:br/>
      </w:r>
    </w:p>
    <w:p>
      <w:pPr>
        <w:pStyle w:val="ListParagraph"/>
        <w:numPr>
          <w:ilvl w:val="0"/>
          <w:numId w:val="55"/>
        </w:numPr>
        <w:ind w:left="360" w:hanging="360"/>
        <w:pPrChange w:id="0" w:author="kapoor" w:date="2016-02-07T19:42:00Z">
          <w:pPr>
            <w:ind w:hanging="360"/>
            <w:shd w:val="clear" w:color="auto" w:fill="FFFFFF"/>
          </w:pPr>
        </w:pPrChange>
        <w:rPr>
          <w:rFonts w:cs="Arial"/>
          <w:color w:val="292929"/>
          <w:ins w:id="22" w:author="kaaron" w:date="2016-02-02T09:34:00Z"/>
          <w:sz w:val="21"/>
          <w:szCs w:val="21"/>
        </w:rPr>
      </w:pPr>
      <w:r>
        <w:rPr>
          <w:rFonts w:cs="Arial"/>
          <w:color w:val="292929"/>
          <w:szCs w:val="22"/>
        </w:rPr>
        <w:t xml:space="preserve">Select </w:t>
      </w:r>
      <w:r>
        <w:rPr>
          <w:rFonts w:cs="Arial"/>
          <w:b/>
          <w:szCs w:val="22"/>
          <w:rPrChange w:id="0" w:author="kaaron" w:date="2016-02-02T09:34:00Z">
            <w:rPr>
              <w:b/>
              <w:color w:val="292929"/>
            </w:rPr>
          </w:rPrChange>
        </w:rPr>
        <w:t>JBoss AS 5.1</w:t>
      </w:r>
      <w:r>
        <w:rPr>
          <w:rFonts w:cs="Arial"/>
          <w:color w:val="292929"/>
          <w:szCs w:val="22"/>
          <w:rPrChange w:id="0" w:author="kaaron" w:date="2016-02-02T09:34:00Z"/>
        </w:rPr>
        <w:t xml:space="preserve"> </w:t>
      </w:r>
      <w:del w:id="21" w:author="kaaron" w:date="2016-02-02T09:34:00Z">
        <w:r>
          <w:rPr>
            <w:rFonts w:cs="Arial"/>
            <w:color w:val="292929"/>
            <w:szCs w:val="22"/>
          </w:rPr>
          <w:br/>
        </w:r>
      </w:del>
    </w:p>
    <w:p>
      <w:pPr>
        <w:pStyle w:val="ListParagraph"/>
        <w:numPr>
          <w:ilvl w:val="0"/>
          <w:numId w:val="55"/>
        </w:numPr>
        <w:ind w:left="360" w:hanging="360"/>
        <w:pPrChange w:id="0" w:author="kapoor" w:date="2016-02-07T19:42:00Z">
          <w:pPr>
            <w:ind w:hanging="360"/>
            <w:shd w:val="clear" w:color="auto" w:fill="FFFFFF"/>
          </w:pPr>
        </w:pPrChange>
        <w:rPr>
          <w:rFonts w:cs="Arial"/>
          <w:b/>
          <w:b/>
          <w:color w:val="292929"/>
          <w:ins w:id="25" w:author="kaaron" w:date="2016-02-02T09:34:00Z"/>
          <w:szCs w:val="22"/>
        </w:rPr>
      </w:pPr>
      <w:r>
        <w:rPr>
          <w:rFonts w:cs="Arial"/>
          <w:color w:val="292929"/>
          <w:szCs w:val="22"/>
        </w:rPr>
        <w:t xml:space="preserve">Click </w:t>
      </w:r>
      <w:r>
        <w:rPr>
          <w:rFonts w:cs="Arial"/>
          <w:b/>
          <w:szCs w:val="22"/>
          <w:rPrChange w:id="0" w:author="kaaron" w:date="2016-02-02T09:34:00Z">
            <w:rPr>
              <w:b/>
              <w:color w:val="292929"/>
            </w:rPr>
          </w:rPrChange>
        </w:rPr>
        <w:t>Next</w:t>
      </w:r>
      <w:del w:id="24" w:author="kaaron" w:date="2016-02-02T09:34:00Z">
        <w:r>
          <w:rPr>
            <w:rFonts w:cs="Arial"/>
            <w:b/>
            <w:color w:val="292929"/>
            <w:szCs w:val="22"/>
          </w:rPr>
          <w:br/>
        </w:r>
      </w:del>
    </w:p>
    <w:p>
      <w:pPr>
        <w:pStyle w:val="ListParagraph"/>
        <w:numPr>
          <w:ilvl w:val="0"/>
          <w:numId w:val="55"/>
        </w:numPr>
        <w:ind w:left="360" w:hanging="360"/>
        <w:pPrChange w:id="0" w:author="kapoor" w:date="2016-02-07T19:42:00Z">
          <w:pPr>
            <w:ind w:hanging="360"/>
            <w:shd w:val="clear" w:color="auto" w:fill="FFFFFF"/>
          </w:pPr>
        </w:pPrChange>
        <w:rPr>
          <w:rFonts w:cs="Arial"/>
          <w:color w:val="292929"/>
          <w:ins w:id="31" w:author="kaaron" w:date="2016-02-02T09:35:00Z"/>
          <w:sz w:val="21"/>
          <w:szCs w:val="21"/>
        </w:rPr>
      </w:pPr>
      <w:r>
        <w:rPr>
          <w:rFonts w:cs="Arial"/>
          <w:color w:val="292929"/>
          <w:szCs w:val="22"/>
        </w:rPr>
        <w:t xml:space="preserve">Click </w:t>
      </w:r>
      <w:r>
        <w:rPr>
          <w:rFonts w:cs="Arial"/>
          <w:b/>
          <w:szCs w:val="22"/>
          <w:rPrChange w:id="0" w:author="kaaron" w:date="2016-02-02T09:34:00Z">
            <w:rPr>
              <w:b/>
              <w:color w:val="292929"/>
            </w:rPr>
          </w:rPrChange>
        </w:rPr>
        <w:t>Next</w:t>
      </w:r>
      <w:r>
        <w:rPr>
          <w:rFonts w:cs="Arial"/>
          <w:color w:val="292929"/>
          <w:szCs w:val="22"/>
          <w:rPrChange w:id="0" w:author="kaaron" w:date="2016-02-02T09:34:00Z"/>
        </w:rPr>
        <w:t xml:space="preserve"> on the </w:t>
      </w:r>
      <w:r>
        <w:rPr>
          <w:rFonts w:cs="Arial"/>
          <w:b/>
          <w:szCs w:val="22"/>
          <w:rPrChange w:id="0" w:author="kaaron" w:date="2016-02-02T09:34:00Z">
            <w:rPr>
              <w:b/>
              <w:color w:val="292929"/>
            </w:rPr>
          </w:rPrChange>
        </w:rPr>
        <w:t>Create a new Server Adapt</w:t>
      </w:r>
      <w:ins w:id="29" w:author="kapoor" w:date="2016-02-08T23:07:00Z">
        <w:r>
          <w:rPr>
            <w:rFonts w:cs="Arial"/>
            <w:b/>
            <w:szCs w:val="22"/>
          </w:rPr>
          <w:t>e</w:t>
        </w:r>
      </w:ins>
      <w:del w:id="30" w:author="kapoor" w:date="2016-02-08T23:07:00Z">
        <w:r>
          <w:rPr>
            <w:rFonts w:cs="Arial"/>
            <w:b/>
            <w:szCs w:val="22"/>
          </w:rPr>
          <w:delText>o</w:delText>
        </w:r>
      </w:del>
      <w:r>
        <w:rPr>
          <w:rFonts w:cs="Arial"/>
          <w:b/>
          <w:szCs w:val="22"/>
        </w:rPr>
        <w:t>r</w:t>
      </w:r>
      <w:r>
        <w:rPr>
          <w:rFonts w:cs="Arial"/>
          <w:color w:val="292929"/>
          <w:szCs w:val="22"/>
        </w:rPr>
        <w:t xml:space="preserve"> page</w:t>
        <w:br/>
      </w:r>
    </w:p>
    <w:p>
      <w:pPr>
        <w:pStyle w:val="ListParagraph"/>
        <w:numPr>
          <w:ilvl w:val="0"/>
          <w:numId w:val="55"/>
        </w:numPr>
        <w:ind w:left="360" w:hanging="360"/>
        <w:pPrChange w:id="0" w:author="kapoor" w:date="2016-02-07T19:42:00Z">
          <w:pPr>
            <w:ind w:hanging="360"/>
            <w:shd w:val="clear" w:color="auto" w:fill="FFFFFF"/>
          </w:pPr>
        </w:pPrChange>
        <w:rPr>
          <w:rFonts w:cs="Arial"/>
          <w:color w:val="292929"/>
          <w:ins w:id="32" w:author="kaaron" w:date="2016-02-02T09:36:00Z"/>
          <w:sz w:val="21"/>
          <w:szCs w:val="21"/>
        </w:rPr>
      </w:pPr>
      <w:r>
        <w:rPr>
          <w:rFonts w:cs="Arial"/>
          <w:color w:val="292929"/>
          <w:szCs w:val="22"/>
        </w:rPr>
        <w:t>On the JBoss Runtime dialog, set the home directory to &lt;JBOSS_HOME&gt;</w:t>
      </w:r>
    </w:p>
    <w:p>
      <w:pPr>
        <w:pStyle w:val="ListParagraph"/>
        <w:numPr>
          <w:ilvl w:val="0"/>
          <w:numId w:val="55"/>
        </w:numPr>
        <w:ind w:left="360" w:hanging="360"/>
        <w:rPr>
          <w:rFonts w:cs="Arial"/>
          <w:color w:val="292929"/>
          <w:sz w:val="21"/>
          <w:szCs w:val="21"/>
        </w:rPr>
      </w:pPr>
      <w:r>
        <w:rPr>
          <w:rFonts w:cs="Arial"/>
          <w:color w:val="292929"/>
          <w:szCs w:val="22"/>
        </w:rPr>
        <w:t>Click F</w:t>
      </w:r>
      <w:del w:id="33" w:author="kaaron" w:date="2016-02-02T09:36:00Z">
        <w:r>
          <w:rPr>
            <w:rFonts w:cs="Arial"/>
            <w:color w:val="292929"/>
            <w:szCs w:val="22"/>
          </w:rPr>
          <w:delText>F</w:delText>
        </w:r>
      </w:del>
      <w:r>
        <w:rPr>
          <w:rFonts w:cs="Arial"/>
          <w:color w:val="292929"/>
          <w:szCs w:val="22"/>
          <w:rPrChange w:id="0" w:author="kaaron" w:date="2016-02-02T09:34:00Z"/>
        </w:rPr>
        <w:t>inish</w:t>
      </w:r>
      <w:del w:id="35" w:author="kaaron" w:date="2016-02-02T09:36:00Z">
        <w:r>
          <w:rPr>
            <w:rFonts w:cs="Arial"/>
            <w:color w:val="292929"/>
            <w:szCs w:val="22"/>
          </w:rPr>
          <w:delText xml:space="preserve"> prompts</w:delText>
        </w:r>
      </w:del>
      <w:r>
        <w:rPr>
          <w:rFonts w:cs="Arial"/>
          <w:color w:val="292929"/>
          <w:szCs w:val="22"/>
          <w:rPrChange w:id="0" w:author="kaaron" w:date="2016-02-02T09:34:00Z"/>
        </w:rPr>
        <w:t>.</w:t>
      </w:r>
    </w:p>
    <w:p>
      <w:pPr>
        <w:pStyle w:val="Normal"/>
        <w:rPr>
          <w:rFonts w:cs="Arial"/>
          <w:color w:val="292929"/>
          <w:sz w:val="21"/>
          <w:szCs w:val="21"/>
        </w:rPr>
      </w:pPr>
      <w:r>
        <w:rPr/>
        <w:drawing>
          <wp:inline distT="0" distB="0" distL="0" distR="0">
            <wp:extent cx="5943600" cy="5803265"/>
            <wp:effectExtent l="0" t="0" r="0" b="0"/>
            <wp:docPr id="7"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2" descr=""/>
                    <pic:cNvPicPr>
                      <a:picLocks noChangeAspect="1" noChangeArrowheads="1"/>
                    </pic:cNvPicPr>
                  </pic:nvPicPr>
                  <pic:blipFill>
                    <a:blip r:embed="rId11"/>
                    <a:stretch>
                      <a:fillRect/>
                    </a:stretch>
                  </pic:blipFill>
                  <pic:spPr bwMode="auto">
                    <a:xfrm>
                      <a:off x="0" y="0"/>
                      <a:ext cx="5943600" cy="5803265"/>
                    </a:xfrm>
                    <a:prstGeom prst="rect">
                      <a:avLst/>
                    </a:prstGeom>
                  </pic:spPr>
                </pic:pic>
              </a:graphicData>
            </a:graphic>
          </wp:inline>
        </w:drawing>
      </w:r>
    </w:p>
    <w:p>
      <w:pPr>
        <w:pStyle w:val="Normal"/>
        <w:rPr/>
      </w:pPr>
      <w:r>
        <w:rPr/>
      </w:r>
    </w:p>
    <w:p>
      <w:pPr>
        <w:pStyle w:val="Normal"/>
        <w:rPr>
          <w:rFonts w:cs="Arial"/>
          <w:color w:val="292929"/>
          <w:sz w:val="21"/>
          <w:szCs w:val="21"/>
        </w:rPr>
      </w:pPr>
      <w:r>
        <w:rPr>
          <w:rFonts w:cs="Arial"/>
          <w:color w:val="292929"/>
          <w:sz w:val="21"/>
          <w:szCs w:val="21"/>
        </w:rPr>
      </w:r>
    </w:p>
    <w:p>
      <w:pPr>
        <w:pStyle w:val="Normal"/>
        <w:rPr/>
      </w:pPr>
      <w:r>
        <w:rPr/>
      </w:r>
    </w:p>
    <w:p>
      <w:pPr>
        <w:pStyle w:val="Heading3"/>
        <w:rPr/>
      </w:pPr>
      <w:r>
        <w:rPr/>
        <w:t>Load sample application</w:t>
      </w:r>
    </w:p>
    <w:p>
      <w:pPr>
        <w:pStyle w:val="ListParagraph"/>
        <w:ind w:left="360" w:hanging="0"/>
        <w:rPr/>
      </w:pPr>
      <w:r>
        <w:rPr/>
        <w:t xml:space="preserve">In </w:t>
      </w:r>
      <w:r>
        <w:rPr>
          <w:b/>
        </w:rPr>
        <w:t>&lt;CLONED_DIR&gt;</w:t>
      </w:r>
      <w:r>
        <w:rPr/>
        <w:t xml:space="preserve">, you will see </w:t>
      </w:r>
      <w:r>
        <w:rPr>
          <w:b/>
        </w:rPr>
        <w:t>JBossApp.zip</w:t>
      </w:r>
      <w:r>
        <w:rPr/>
        <w:t>. Import this into Eclipse.</w:t>
      </w:r>
    </w:p>
    <w:p>
      <w:pPr>
        <w:pStyle w:val="ListParagraph"/>
        <w:ind w:left="360" w:hanging="0"/>
        <w:rPr/>
      </w:pPr>
      <w:r>
        <w:rPr/>
        <w:t xml:space="preserve">You will see 5 projects as shown in </w:t>
      </w:r>
      <w:r>
        <w:rPr/>
        <w:fldChar w:fldCharType="begin"/>
      </w:r>
      <w:r>
        <w:instrText> REF _Ref314215971 \h </w:instrText>
      </w:r>
      <w:r>
        <w:fldChar w:fldCharType="separate"/>
      </w:r>
      <w:r>
        <w:t>Figure 6</w:t>
      </w:r>
      <w:r>
        <w:fldChar w:fldCharType="end"/>
      </w:r>
      <w:r>
        <w:rPr/>
        <w:t xml:space="preserve"> figure below. To remove the errors, please ensure that the projects are bound to JDK 1.8.0_66 and JBoss 5.1 server. </w:t>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del w:id="37" w:author="Unknown Author" w:date="2016-02-09T15:28:00Z">
        <w:r>
          <w:rPr/>
          <w:delText>If needed, fix the build issues related to incorrect JRE for each project by:</w:delText>
        </w:r>
      </w:del>
    </w:p>
    <w:p>
      <w:pPr>
        <w:pStyle w:val="Heading5"/>
        <w:rPr>
          <w:b w:val="false"/>
          <w:b w:val="false"/>
          <w:i w:val="false"/>
          <w:i w:val="false"/>
          <w:sz w:val="22"/>
          <w:szCs w:val="22"/>
        </w:rPr>
      </w:pPr>
      <w:r>
        <w:rPr>
          <w:b w:val="false"/>
          <w:i w:val="false"/>
          <w:sz w:val="22"/>
          <w:szCs w:val="22"/>
        </w:rPr>
        <w:t>You can s</w:t>
      </w:r>
      <w:ins w:id="38" w:author="Unknown Author" w:date="2016-02-09T15:26:00Z">
        <w:r>
          <w:rPr>
            <w:b w:val="false"/>
            <w:i w:val="false"/>
            <w:sz w:val="22"/>
            <w:szCs w:val="22"/>
          </w:rPr>
          <w:t>et each project Java runtime to workspace runtime</w:t>
        </w:r>
      </w:ins>
      <w:r>
        <w:rPr>
          <w:b w:val="false"/>
          <w:i w:val="false"/>
          <w:sz w:val="22"/>
          <w:szCs w:val="22"/>
        </w:rPr>
        <w:t xml:space="preserve"> as follows</w:t>
      </w:r>
    </w:p>
    <w:p>
      <w:pPr>
        <w:pStyle w:val="ListParagraph"/>
        <w:numPr>
          <w:ilvl w:val="0"/>
          <w:numId w:val="58"/>
        </w:numPr>
        <w:ind w:left="360" w:hanging="360"/>
        <w:pPrChange w:id="0" w:author="kaaron" w:date="2016-02-02T09:37:00Z">
          <w:pPr>
            <w:ind w:left="360" w:hanging="0"/>
          </w:pPr>
        </w:pPrChange>
        <w:rPr/>
      </w:pPr>
      <w:r>
        <w:rPr/>
        <w:t xml:space="preserve">Right click </w:t>
      </w:r>
      <w:ins w:id="39" w:author="kaaron" w:date="2016-02-02T09:37:00Z">
        <w:r>
          <w:rPr/>
          <w:t>on the</w:t>
        </w:r>
      </w:ins>
      <w:ins w:id="40" w:author="kaaron" w:date="2016-01-29T13:22:00Z">
        <w:r>
          <w:rPr/>
          <w:t xml:space="preserve"> project.</w:t>
        </w:r>
      </w:ins>
    </w:p>
    <w:p>
      <w:pPr>
        <w:pStyle w:val="ListParagraph"/>
        <w:numPr>
          <w:ilvl w:val="0"/>
          <w:numId w:val="58"/>
        </w:numPr>
        <w:ind w:left="360" w:hanging="360"/>
        <w:pPrChange w:id="0" w:author="kaaron" w:date="2016-02-02T09:38:00Z">
          <w:pPr>
            <w:ind w:left="360" w:hanging="0"/>
          </w:pPr>
        </w:pPrChange>
        <w:rPr/>
      </w:pPr>
      <w:r>
        <w:rPr/>
        <w:t>Select Properties.</w:t>
      </w:r>
    </w:p>
    <w:p>
      <w:pPr>
        <w:pStyle w:val="ListParagraph"/>
        <w:numPr>
          <w:ilvl w:val="0"/>
          <w:numId w:val="58"/>
        </w:numPr>
        <w:ind w:left="360" w:hanging="360"/>
        <w:pPrChange w:id="0" w:author="kaaron" w:date="2016-02-02T09:38:00Z">
          <w:pPr>
            <w:ind w:left="360" w:hanging="0"/>
          </w:pPr>
        </w:pPrChange>
        <w:rPr/>
      </w:pPr>
      <w:r>
        <w:rPr/>
        <w:t>Select Java Build Path.</w:t>
      </w:r>
    </w:p>
    <w:p>
      <w:pPr>
        <w:pStyle w:val="ListParagraph"/>
        <w:numPr>
          <w:ilvl w:val="0"/>
          <w:numId w:val="58"/>
        </w:numPr>
        <w:ind w:left="360" w:hanging="360"/>
        <w:pPrChange w:id="0" w:author="kaaron" w:date="2016-02-02T09:38:00Z">
          <w:pPr>
            <w:ind w:left="360" w:hanging="0"/>
          </w:pPr>
        </w:pPrChange>
        <w:rPr/>
      </w:pPr>
      <w:r>
        <w:rPr/>
        <w:t xml:space="preserve">From the </w:t>
      </w:r>
      <w:ins w:id="41" w:author="kaaron" w:date="2016-01-29T13:22:00Z">
        <w:r>
          <w:rPr>
            <w:i/>
          </w:rPr>
          <w:t>Libraries</w:t>
        </w:r>
      </w:ins>
      <w:ins w:id="42" w:author="kaaron" w:date="2016-01-29T13:22:00Z">
        <w:r>
          <w:rPr/>
          <w:t xml:space="preserve"> tab, double click JRE System Lib</w:t>
        </w:r>
      </w:ins>
      <w:ins w:id="43" w:author="Unknown Author" w:date="2016-02-09T15:30:00Z">
        <w:r>
          <w:rPr/>
          <w:t>rary</w:t>
        </w:r>
      </w:ins>
      <w:del w:id="44" w:author="Unknown Author" w:date="2016-02-09T15:30:00Z">
        <w:r>
          <w:rPr/>
          <w:delText>erty</w:delText>
        </w:r>
      </w:del>
      <w:r>
        <w:rPr/>
        <w:t>.</w:t>
      </w:r>
    </w:p>
    <w:p>
      <w:pPr>
        <w:pStyle w:val="ListParagraph"/>
        <w:numPr>
          <w:ilvl w:val="0"/>
          <w:numId w:val="58"/>
        </w:numPr>
        <w:ind w:left="360" w:hanging="360"/>
        <w:pPrChange w:id="0" w:author="kaaron" w:date="2016-02-02T09:38:00Z">
          <w:pPr>
            <w:ind w:left="360" w:hanging="0"/>
          </w:pPr>
        </w:pPrChange>
        <w:rPr/>
      </w:pPr>
      <w:r>
        <w:rPr/>
        <w:t>Select the Default Workspace JRE.</w:t>
      </w:r>
    </w:p>
    <w:p>
      <w:pPr>
        <w:pStyle w:val="ListParagraph"/>
        <w:numPr>
          <w:ilvl w:val="0"/>
          <w:numId w:val="58"/>
        </w:numPr>
        <w:ind w:left="360" w:hanging="360"/>
        <w:pPrChange w:id="0" w:author="kaaron" w:date="2016-02-02T09:38:00Z">
          <w:pPr>
            <w:ind w:left="360" w:hanging="0"/>
          </w:pPr>
        </w:pPrChange>
        <w:rPr/>
      </w:pPr>
      <w:r>
        <w:rPr/>
        <w:t>Click Finish.</w:t>
      </w:r>
    </w:p>
    <w:p>
      <w:pPr>
        <w:pStyle w:val="ListParagraph"/>
        <w:numPr>
          <w:ilvl w:val="0"/>
          <w:numId w:val="58"/>
        </w:numPr>
        <w:ind w:left="360" w:hanging="360"/>
        <w:pPrChange w:id="0" w:author="kaaron" w:date="2016-02-02T09:38:00Z">
          <w:pPr>
            <w:ind w:left="360" w:hanging="0"/>
          </w:pPr>
        </w:pPrChange>
        <w:rPr/>
      </w:pPr>
      <w:r>
        <w:rPr/>
        <w:t>Click Ok.</w:t>
      </w:r>
    </w:p>
    <w:p>
      <w:pPr>
        <w:pStyle w:val="Normal"/>
        <w:rPr/>
      </w:pPr>
      <w:r>
        <w:rPr/>
        <w:drawing>
          <wp:inline distT="0" distB="0" distL="0" distR="0">
            <wp:extent cx="5114925" cy="4991100"/>
            <wp:effectExtent l="0" t="0" r="0" b="0"/>
            <wp:docPr id="8"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4" descr=""/>
                    <pic:cNvPicPr>
                      <a:picLocks noChangeAspect="1" noChangeArrowheads="1"/>
                    </pic:cNvPicPr>
                  </pic:nvPicPr>
                  <pic:blipFill>
                    <a:blip r:embed="rId12"/>
                    <a:stretch>
                      <a:fillRect/>
                    </a:stretch>
                  </pic:blipFill>
                  <pic:spPr bwMode="auto">
                    <a:xfrm>
                      <a:off x="0" y="0"/>
                      <a:ext cx="5114925" cy="4991100"/>
                    </a:xfrm>
                    <a:prstGeom prst="rect">
                      <a:avLst/>
                    </a:prstGeom>
                  </pic:spPr>
                </pic:pic>
              </a:graphicData>
            </a:graphic>
          </wp:inline>
        </w:drawing>
      </w:r>
    </w:p>
    <w:p>
      <w:pPr>
        <w:pStyle w:val="ListParagraph"/>
        <w:ind w:left="360" w:hanging="0"/>
        <w:rPr/>
      </w:pPr>
      <w:r>
        <w:rPr/>
      </w:r>
    </w:p>
    <w:p>
      <w:pPr>
        <w:pStyle w:val="Normal"/>
        <w:ind w:left="360" w:hanging="0"/>
        <w:rPr/>
      </w:pPr>
      <w:r>
        <w:rPr/>
      </w:r>
    </w:p>
    <w:p>
      <w:pPr>
        <w:pStyle w:val="Normal"/>
        <w:keepNext/>
        <w:ind w:left="720" w:hanging="0"/>
        <w:rPr/>
      </w:pPr>
      <w:r>
        <w:rPr/>
      </w:r>
    </w:p>
    <w:p>
      <w:pPr>
        <w:pStyle w:val="Caption1"/>
        <w:rPr/>
      </w:pPr>
      <w:bookmarkStart w:id="19" w:name="_Ref314215971"/>
      <w:r>
        <w:rPr/>
        <w:t xml:space="preserve">Figure </w:t>
      </w:r>
      <w:r>
        <w:rPr/>
        <w:fldChar w:fldCharType="begin"/>
      </w:r>
      <w:r>
        <w:instrText> SEQ Figure \* ARABIC </w:instrText>
      </w:r>
      <w:r>
        <w:fldChar w:fldCharType="separate"/>
      </w:r>
      <w:r>
        <w:t>6</w:t>
      </w:r>
      <w:r>
        <w:fldChar w:fldCharType="end"/>
      </w:r>
      <w:bookmarkEnd w:id="19"/>
      <w:r>
        <w:rPr/>
        <w:t>: Projects in Project Explorer</w:t>
      </w:r>
    </w:p>
    <w:p>
      <w:pPr>
        <w:pStyle w:val="Heading3"/>
        <w:rPr/>
      </w:pPr>
      <w:r>
        <w:rPr/>
        <w:t>Run sample application</w:t>
      </w:r>
    </w:p>
    <w:p>
      <w:pPr>
        <w:pStyle w:val="Normal"/>
        <w:rPr/>
      </w:pPr>
      <w:r>
        <w:rPr/>
        <w:t xml:space="preserve">Start JBoss 5.1 Server. Next, right click the project </w:t>
      </w:r>
      <w:r>
        <w:rPr>
          <w:b/>
        </w:rPr>
        <w:t>DocumentManager</w:t>
      </w:r>
      <w:r>
        <w:rPr/>
        <w:t xml:space="preserve"> and select </w:t>
      </w:r>
      <w:r>
        <w:rPr>
          <w:b/>
        </w:rPr>
        <w:t>Run As &gt; Run on Server &gt; JBoss 5.1 AS</w:t>
      </w:r>
      <w:r>
        <w:rPr/>
        <w:t xml:space="preserve">. Access </w:t>
      </w:r>
      <w:r>
        <w:rPr>
          <w:rFonts w:cs="Arial"/>
          <w:color w:val="292929"/>
          <w:sz w:val="21"/>
          <w:szCs w:val="21"/>
        </w:rPr>
        <w:t xml:space="preserve">the application: </w:t>
      </w:r>
      <w:r>
        <w:rPr>
          <w:rFonts w:cs="Arial"/>
          <w:b/>
          <w:color w:val="292929"/>
          <w:sz w:val="21"/>
          <w:szCs w:val="21"/>
        </w:rPr>
        <w:t>localhost:8080/document/jsp/main.jsp</w:t>
      </w:r>
      <w:r>
        <w:rPr>
          <w:rFonts w:cs="Arial"/>
          <w:color w:val="292929"/>
          <w:sz w:val="21"/>
          <w:szCs w:val="21"/>
        </w:rPr>
        <w:t xml:space="preserve"> in a browser, login with username editor and password 2.</w:t>
      </w:r>
    </w:p>
    <w:p>
      <w:pPr>
        <w:pStyle w:val="Normal"/>
        <w:rPr/>
      </w:pPr>
      <w:r>
        <w:rPr/>
        <w:t xml:space="preserve">Browse files to upload them, as shown in </w:t>
      </w:r>
      <w:r>
        <w:rPr/>
        <w:fldChar w:fldCharType="begin"/>
      </w:r>
      <w:r>
        <w:instrText> REF _Ref314215874 \h </w:instrText>
      </w:r>
      <w:r>
        <w:fldChar w:fldCharType="separate"/>
      </w:r>
      <w:r>
        <w:t>Figure 7</w:t>
      </w:r>
      <w:r>
        <w:fldChar w:fldCharType="end"/>
      </w:r>
      <w:r>
        <w:rPr/>
        <w:t>.</w:t>
      </w:r>
    </w:p>
    <w:p>
      <w:pPr>
        <w:pStyle w:val="Normal"/>
        <w:keepNext/>
        <w:rPr/>
      </w:pPr>
      <w:r>
        <w:rPr/>
        <w:drawing>
          <wp:inline distT="0" distB="0" distL="0" distR="0">
            <wp:extent cx="5943600" cy="1943100"/>
            <wp:effectExtent l="0" t="0" r="0" b="0"/>
            <wp:docPr id="9"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2" descr=""/>
                    <pic:cNvPicPr>
                      <a:picLocks noChangeAspect="1" noChangeArrowheads="1"/>
                    </pic:cNvPicPr>
                  </pic:nvPicPr>
                  <pic:blipFill>
                    <a:blip r:embed="rId13"/>
                    <a:stretch>
                      <a:fillRect/>
                    </a:stretch>
                  </pic:blipFill>
                  <pic:spPr bwMode="auto">
                    <a:xfrm>
                      <a:off x="0" y="0"/>
                      <a:ext cx="5943600" cy="1943100"/>
                    </a:xfrm>
                    <a:prstGeom prst="rect">
                      <a:avLst/>
                    </a:prstGeom>
                  </pic:spPr>
                </pic:pic>
              </a:graphicData>
            </a:graphic>
          </wp:inline>
        </w:drawing>
      </w:r>
    </w:p>
    <w:p>
      <w:pPr>
        <w:pStyle w:val="Caption1"/>
        <w:rPr/>
      </w:pPr>
      <w:bookmarkStart w:id="20" w:name="_Ref314215874"/>
      <w:r>
        <w:rPr/>
        <w:t xml:space="preserve">Figure </w:t>
      </w:r>
      <w:r>
        <w:rPr/>
        <w:fldChar w:fldCharType="begin"/>
      </w:r>
      <w:r>
        <w:instrText> SEQ Figure \* ARABIC </w:instrText>
      </w:r>
      <w:r>
        <w:fldChar w:fldCharType="separate"/>
      </w:r>
      <w:r>
        <w:t>7</w:t>
      </w:r>
      <w:r>
        <w:fldChar w:fldCharType="end"/>
      </w:r>
      <w:bookmarkEnd w:id="20"/>
      <w:r>
        <w:rPr/>
        <w:t>: DocumentManager application with an editor logged in</w:t>
      </w:r>
    </w:p>
    <w:p>
      <w:pPr>
        <w:pStyle w:val="Normal"/>
        <w:rPr/>
      </w:pPr>
      <w:r>
        <w:rPr/>
        <w:t xml:space="preserve">Now login with username </w:t>
      </w:r>
      <w:r>
        <w:rPr>
          <w:i/>
          <w:rPrChange w:id="0" w:author="kaaron" w:date="2016-02-02T09:39:00Z"/>
        </w:rPr>
        <w:t>user</w:t>
      </w:r>
      <w:r>
        <w:rPr/>
        <w:t xml:space="preserve"> and password </w:t>
      </w:r>
      <w:ins w:id="46" w:author="kaaron" w:date="2016-02-02T09:39:00Z">
        <w:r>
          <w:rPr/>
          <w:t>‘</w:t>
        </w:r>
      </w:ins>
      <w:r>
        <w:rPr>
          <w:i/>
          <w:rPrChange w:id="0" w:author="kaaron" w:date="2016-02-02T09:39:00Z"/>
        </w:rPr>
        <w:t>1</w:t>
      </w:r>
      <w:ins w:id="48" w:author="kaaron" w:date="2016-02-02T09:39:00Z">
        <w:r>
          <w:rPr/>
          <w:t>’</w:t>
        </w:r>
      </w:ins>
      <w:r>
        <w:rPr/>
        <w:t xml:space="preserve">. You can only view documents, as shown in </w:t>
      </w:r>
      <w:r>
        <w:rPr/>
        <w:fldChar w:fldCharType="begin"/>
      </w:r>
      <w:r>
        <w:instrText> REF _Ref314215891 \h </w:instrText>
      </w:r>
      <w:r>
        <w:fldChar w:fldCharType="separate"/>
      </w:r>
      <w:r>
        <w:t>Figure 8</w:t>
      </w:r>
      <w:r>
        <w:fldChar w:fldCharType="end"/>
      </w:r>
      <w:r>
        <w:rPr/>
        <w:t>.</w:t>
      </w:r>
    </w:p>
    <w:p>
      <w:pPr>
        <w:pStyle w:val="Normal"/>
        <w:keepNext/>
        <w:rPr/>
      </w:pPr>
      <w:r>
        <w:rPr/>
        <w:drawing>
          <wp:inline distT="0" distB="0" distL="0" distR="0">
            <wp:extent cx="5943600" cy="1499870"/>
            <wp:effectExtent l="0" t="0" r="0" b="0"/>
            <wp:docPr id="10"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1" descr=""/>
                    <pic:cNvPicPr>
                      <a:picLocks noChangeAspect="1" noChangeArrowheads="1"/>
                    </pic:cNvPicPr>
                  </pic:nvPicPr>
                  <pic:blipFill>
                    <a:blip r:embed="rId14"/>
                    <a:stretch>
                      <a:fillRect/>
                    </a:stretch>
                  </pic:blipFill>
                  <pic:spPr bwMode="auto">
                    <a:xfrm>
                      <a:off x="0" y="0"/>
                      <a:ext cx="5943600" cy="1499870"/>
                    </a:xfrm>
                    <a:prstGeom prst="rect">
                      <a:avLst/>
                    </a:prstGeom>
                  </pic:spPr>
                </pic:pic>
              </a:graphicData>
            </a:graphic>
          </wp:inline>
        </w:drawing>
      </w:r>
    </w:p>
    <w:p>
      <w:pPr>
        <w:pStyle w:val="Caption1"/>
        <w:rPr/>
      </w:pPr>
      <w:bookmarkStart w:id="21" w:name="_Ref314215891"/>
      <w:r>
        <w:rPr/>
        <w:t xml:space="preserve">Figure </w:t>
      </w:r>
      <w:r>
        <w:rPr/>
        <w:fldChar w:fldCharType="begin"/>
      </w:r>
      <w:r>
        <w:instrText> SEQ Figure \* ARABIC </w:instrText>
      </w:r>
      <w:r>
        <w:fldChar w:fldCharType="separate"/>
      </w:r>
      <w:r>
        <w:t>8</w:t>
      </w:r>
      <w:r>
        <w:fldChar w:fldCharType="end"/>
      </w:r>
      <w:bookmarkEnd w:id="21"/>
      <w:r>
        <w:rPr/>
        <w:t>: DocumentManager application with a user logged in</w:t>
      </w:r>
    </w:p>
    <w:p>
      <w:pPr>
        <w:pStyle w:val="Normal"/>
        <w:rPr/>
      </w:pPr>
      <w:r>
        <w:rPr/>
        <w:t xml:space="preserve">Stop the application now because we will migrate the application to standalone Liberty server.  </w:t>
      </w:r>
    </w:p>
    <w:p>
      <w:pPr>
        <w:pStyle w:val="Heading2"/>
        <w:rPr/>
      </w:pPr>
      <w:bookmarkStart w:id="22" w:name="_Toc314324431"/>
      <w:bookmarkEnd w:id="22"/>
      <w:r>
        <w:rPr/>
        <w:t>Step 3: Migrate application to Liberty</w:t>
      </w:r>
    </w:p>
    <w:p>
      <w:pPr>
        <w:pStyle w:val="Normal"/>
        <w:rPr/>
      </w:pPr>
      <w:r>
        <w:rPr/>
        <w:t>We will do migration analysis and identify changes required to move the application to WebSphere Application Server Liberty profile.</w:t>
      </w:r>
      <w:bookmarkStart w:id="23" w:name="_Toc434936687"/>
      <w:r>
        <w:rPr/>
        <w:t xml:space="preserve"> We want to migrate the development environment, application source code and deployment descriptors, JBoss application server configuration and JBoss custom JAAS login module. Then we will be able to run the application on Liberty server.</w:t>
      </w:r>
    </w:p>
    <w:p>
      <w:pPr>
        <w:pStyle w:val="Normal"/>
        <w:rPr/>
      </w:pPr>
      <w:r>
        <w:rPr/>
        <w:t>Liberty server is installed at &lt;LIBERTY_ROOT&gt; in the VM as mentioned in the Prerequisites section and Liberty server instance is created in Eclipse.</w:t>
      </w:r>
    </w:p>
    <w:p>
      <w:pPr>
        <w:pStyle w:val="Heading3"/>
        <w:rPr/>
      </w:pPr>
      <w:r>
        <w:rPr/>
        <w:t>Analyze the application</w:t>
      </w:r>
    </w:p>
    <w:p>
      <w:pPr>
        <w:pStyle w:val="Normal"/>
        <w:rPr/>
      </w:pPr>
      <w:r>
        <w:rPr/>
        <w:t xml:space="preserve">The IBM WebSphere Application Server Migration Toolkit – Competitive Tool 8.5.5 is already installed in the Eclipse instance that you are running. You can verify this in the Eclipse Marketplace, as shown in </w:t>
      </w:r>
      <w:r>
        <w:rPr/>
        <w:fldChar w:fldCharType="begin"/>
      </w:r>
      <w:r>
        <w:instrText> REF _Ref314216831 \h </w:instrText>
      </w:r>
      <w:r>
        <w:fldChar w:fldCharType="separate"/>
      </w:r>
      <w:r>
        <w:t>Figure 9</w:t>
      </w:r>
      <w:r>
        <w:fldChar w:fldCharType="end"/>
      </w:r>
      <w:r>
        <w:rPr/>
        <w:t>.</w:t>
      </w:r>
    </w:p>
    <w:p>
      <w:pPr>
        <w:pStyle w:val="Normal"/>
        <w:keepNext/>
        <w:rPr/>
      </w:pPr>
      <w:r>
        <w:rPr/>
        <w:drawing>
          <wp:inline distT="0" distB="0" distL="0" distR="0">
            <wp:extent cx="5267325" cy="1828800"/>
            <wp:effectExtent l="0" t="0" r="0" b="0"/>
            <wp:docPr id="11"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8" descr=""/>
                    <pic:cNvPicPr>
                      <a:picLocks noChangeAspect="1" noChangeArrowheads="1"/>
                    </pic:cNvPicPr>
                  </pic:nvPicPr>
                  <pic:blipFill>
                    <a:blip r:embed="rId15"/>
                    <a:stretch>
                      <a:fillRect/>
                    </a:stretch>
                  </pic:blipFill>
                  <pic:spPr bwMode="auto">
                    <a:xfrm>
                      <a:off x="0" y="0"/>
                      <a:ext cx="5267325" cy="1828800"/>
                    </a:xfrm>
                    <a:prstGeom prst="rect">
                      <a:avLst/>
                    </a:prstGeom>
                  </pic:spPr>
                </pic:pic>
              </a:graphicData>
            </a:graphic>
          </wp:inline>
        </w:drawing>
      </w:r>
    </w:p>
    <w:p>
      <w:pPr>
        <w:pStyle w:val="Caption1"/>
        <w:rPr/>
      </w:pPr>
      <w:bookmarkStart w:id="24" w:name="_Ref314216831"/>
      <w:r>
        <w:rPr/>
        <w:t xml:space="preserve">Figure </w:t>
      </w:r>
      <w:r>
        <w:rPr/>
        <w:fldChar w:fldCharType="begin"/>
      </w:r>
      <w:r>
        <w:instrText> SEQ Figure \* ARABIC </w:instrText>
      </w:r>
      <w:r>
        <w:fldChar w:fldCharType="separate"/>
      </w:r>
      <w:r>
        <w:t>9</w:t>
      </w:r>
      <w:r>
        <w:fldChar w:fldCharType="end"/>
      </w:r>
      <w:bookmarkEnd w:id="24"/>
      <w:r>
        <w:rPr/>
        <w:t>: Eclipse Marketplace: WAS Migration Tools</w:t>
      </w:r>
    </w:p>
    <w:p>
      <w:pPr>
        <w:pStyle w:val="Normal"/>
        <w:rPr/>
      </w:pPr>
      <w:r>
        <w:rPr/>
        <w:t xml:space="preserve">Now right click on </w:t>
      </w:r>
      <w:r>
        <w:rPr>
          <w:b/>
        </w:rPr>
        <w:t>DocumentManager</w:t>
      </w:r>
      <w:r>
        <w:rPr/>
        <w:t xml:space="preserve"> project and select the </w:t>
      </w:r>
      <w:r>
        <w:rPr>
          <w:b/>
        </w:rPr>
        <w:t>Software Analyzer</w:t>
      </w:r>
      <w:r>
        <w:rPr/>
        <w:t xml:space="preserve"> option.</w:t>
      </w:r>
    </w:p>
    <w:p>
      <w:pPr>
        <w:pStyle w:val="Normal"/>
        <w:rPr/>
      </w:pPr>
      <w:ins w:id="49" w:author="kaaron" w:date="2016-01-29T14:21:00Z">
        <w:r>
          <w:rPr/>
          <w:t>By right clicking on the Software Analyzer and selecting New.</w:t>
        </w:r>
      </w:ins>
    </w:p>
    <w:p>
      <w:pPr>
        <w:pStyle w:val="Normal"/>
        <w:rPr/>
      </w:pPr>
      <w:r>
        <w:rPr/>
        <w:t xml:space="preserve">Create a new Software Analyzer configuration: For </w:t>
      </w:r>
      <w:r>
        <w:rPr>
          <w:b/>
        </w:rPr>
        <w:t>Name</w:t>
      </w:r>
      <w:r>
        <w:rPr/>
        <w:t>, enter a name for the configuration, for example, Liberty Technology Rules.</w:t>
      </w:r>
    </w:p>
    <w:p>
      <w:pPr>
        <w:pStyle w:val="Normal"/>
        <w:rPr/>
      </w:pPr>
      <w:r>
        <w:rPr/>
        <w:t xml:space="preserve">On the scope tab, as shown in </w:t>
      </w:r>
      <w:r>
        <w:rPr/>
        <w:fldChar w:fldCharType="begin"/>
      </w:r>
      <w:r>
        <w:instrText> REF _Ref314216972 \h </w:instrText>
      </w:r>
      <w:r>
        <w:fldChar w:fldCharType="separate"/>
      </w:r>
      <w:r>
        <w:t>Figure 10</w:t>
      </w:r>
      <w:r>
        <w:fldChar w:fldCharType="end"/>
      </w:r>
      <w:r>
        <w:rPr/>
        <w:t xml:space="preserve">, select </w:t>
      </w:r>
      <w:r>
        <w:rPr>
          <w:b/>
        </w:rPr>
        <w:t>Analyze entire workspace</w:t>
      </w:r>
      <w:r>
        <w:rPr/>
        <w:t xml:space="preserve"> to scan all projects in the workspace.</w:t>
      </w:r>
    </w:p>
    <w:p>
      <w:pPr>
        <w:pStyle w:val="Normal"/>
        <w:keepNext/>
        <w:rPr/>
      </w:pPr>
      <w:bookmarkStart w:id="25" w:name="_GoBack"/>
      <w:bookmarkEnd w:id="25"/>
      <w:r>
        <w:rPr/>
        <w:drawing>
          <wp:inline distT="0" distB="0" distL="0" distR="0">
            <wp:extent cx="5949315" cy="516699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6"/>
                    <a:stretch>
                      <a:fillRect/>
                    </a:stretch>
                  </pic:blipFill>
                  <pic:spPr bwMode="auto">
                    <a:xfrm>
                      <a:off x="0" y="0"/>
                      <a:ext cx="5949315" cy="5166995"/>
                    </a:xfrm>
                    <a:prstGeom prst="rect">
                      <a:avLst/>
                    </a:prstGeom>
                  </pic:spPr>
                </pic:pic>
              </a:graphicData>
            </a:graphic>
          </wp:inline>
        </w:drawing>
      </w:r>
    </w:p>
    <w:p>
      <w:pPr>
        <w:pStyle w:val="Caption1"/>
        <w:rPr/>
      </w:pPr>
      <w:bookmarkStart w:id="26" w:name="_Ref314216972"/>
      <w:r>
        <w:rPr/>
        <w:t xml:space="preserve">Figure </w:t>
      </w:r>
      <w:r>
        <w:rPr/>
        <w:fldChar w:fldCharType="begin"/>
      </w:r>
      <w:r>
        <w:instrText> SEQ Figure \* ARABIC </w:instrText>
      </w:r>
      <w:r>
        <w:fldChar w:fldCharType="separate"/>
      </w:r>
      <w:r>
        <w:t>10</w:t>
      </w:r>
      <w:r>
        <w:fldChar w:fldCharType="end"/>
      </w:r>
      <w:bookmarkEnd w:id="26"/>
      <w:r>
        <w:rPr/>
        <w:t>: Software Analyzer: Scope view</w:t>
      </w:r>
    </w:p>
    <w:p>
      <w:pPr>
        <w:pStyle w:val="Normal"/>
        <w:rPr>
          <w:b/>
          <w:b/>
        </w:rPr>
      </w:pPr>
      <w:r>
        <w:rPr/>
        <w:t xml:space="preserve">On the Rules tab, as shown in </w:t>
      </w:r>
      <w:r>
        <w:rPr/>
        <w:fldChar w:fldCharType="begin"/>
      </w:r>
      <w:r>
        <w:instrText> REF _Ref314217041 \h </w:instrText>
      </w:r>
      <w:r>
        <w:fldChar w:fldCharType="separate"/>
      </w:r>
      <w:r>
        <w:t>Figure 11</w:t>
      </w:r>
      <w:r>
        <w:fldChar w:fldCharType="end"/>
      </w:r>
      <w:r>
        <w:rPr/>
        <w:t>, select</w:t>
      </w:r>
      <w:r>
        <w:rPr>
          <w:b/>
        </w:rPr>
        <w:t xml:space="preserve"> JBoss Application Migration </w:t>
      </w:r>
      <w:r>
        <w:rPr/>
        <w:t>using the</w:t>
      </w:r>
      <w:r>
        <w:rPr>
          <w:b/>
        </w:rPr>
        <w:t xml:space="preserve"> Rule Sets </w:t>
      </w:r>
      <w:r>
        <w:rPr/>
        <w:t xml:space="preserve">list and click </w:t>
      </w:r>
      <w:commentRangeStart w:id="0"/>
      <w:r>
        <w:rPr/>
        <w:t>the</w:t>
      </w:r>
      <w:r>
        <w:rPr>
          <w:b/>
        </w:rPr>
        <w:t xml:space="preserve"> Set </w:t>
      </w:r>
      <w:r>
        <w:rPr/>
        <w:t xml:space="preserve">button as shown </w:t>
      </w:r>
      <w:r>
        <w:rPr/>
      </w:r>
      <w:commentRangeEnd w:id="0"/>
      <w:r>
        <w:commentReference w:id="0"/>
      </w:r>
      <w:r>
        <w:rPr/>
        <w:t xml:space="preserve">below. Select all the </w:t>
      </w:r>
      <w:r>
        <w:rPr>
          <w:b/>
        </w:rPr>
        <w:t>Analysis Domains</w:t>
      </w:r>
      <w:r>
        <w:rPr/>
        <w:t xml:space="preserve"> except </w:t>
      </w:r>
      <w:r>
        <w:rPr>
          <w:b/>
        </w:rPr>
        <w:t>Java Architectural Discovery</w:t>
      </w:r>
      <w:r>
        <w:rPr/>
        <w:t xml:space="preserve">. For the </w:t>
      </w:r>
      <w:r>
        <w:rPr>
          <w:b/>
        </w:rPr>
        <w:t>Target application server</w:t>
      </w:r>
      <w:r>
        <w:rPr/>
        <w:t xml:space="preserve">, select </w:t>
      </w:r>
      <w:r>
        <w:rPr>
          <w:b/>
        </w:rPr>
        <w:t xml:space="preserve">Other Liberty Edition V8.5.5, </w:t>
      </w:r>
      <w:r>
        <w:rPr/>
        <w:t>for</w:t>
      </w:r>
      <w:r>
        <w:rPr>
          <w:b/>
        </w:rPr>
        <w:t xml:space="preserve"> Source Java Version </w:t>
      </w:r>
      <w:r>
        <w:rPr/>
        <w:t>choose</w:t>
      </w:r>
      <w:r>
        <w:rPr>
          <w:b/>
        </w:rPr>
        <w:t xml:space="preserve"> Oracle Java 8</w:t>
      </w:r>
      <w:r>
        <w:rPr/>
        <w:t xml:space="preserve">, and for Target Java version choose </w:t>
      </w:r>
      <w:r>
        <w:rPr>
          <w:b/>
        </w:rPr>
        <w:t>IBM Java 7</w:t>
      </w:r>
      <w:r>
        <w:rPr/>
        <w:t>.</w:t>
      </w:r>
    </w:p>
    <w:p>
      <w:pPr>
        <w:pStyle w:val="Normal"/>
        <w:keepNext/>
        <w:rPr/>
      </w:pPr>
      <w:r>
        <w:rPr/>
        <w:drawing>
          <wp:inline distT="0" distB="0" distL="0" distR="0">
            <wp:extent cx="5943600" cy="5177155"/>
            <wp:effectExtent l="0" t="0" r="0" b="0"/>
            <wp:docPr id="13"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6" descr=""/>
                    <pic:cNvPicPr>
                      <a:picLocks noChangeAspect="1" noChangeArrowheads="1"/>
                    </pic:cNvPicPr>
                  </pic:nvPicPr>
                  <pic:blipFill>
                    <a:blip r:embed="rId17"/>
                    <a:stretch>
                      <a:fillRect/>
                    </a:stretch>
                  </pic:blipFill>
                  <pic:spPr bwMode="auto">
                    <a:xfrm>
                      <a:off x="0" y="0"/>
                      <a:ext cx="5943600" cy="5177155"/>
                    </a:xfrm>
                    <a:prstGeom prst="rect">
                      <a:avLst/>
                    </a:prstGeom>
                  </pic:spPr>
                </pic:pic>
              </a:graphicData>
            </a:graphic>
          </wp:inline>
        </w:drawing>
      </w:r>
    </w:p>
    <w:p>
      <w:pPr>
        <w:pStyle w:val="Caption1"/>
        <w:rPr/>
      </w:pPr>
      <w:bookmarkStart w:id="27" w:name="_Ref314217041"/>
      <w:r>
        <w:rPr/>
        <w:t xml:space="preserve">Figure </w:t>
      </w:r>
      <w:r>
        <w:rPr/>
        <w:fldChar w:fldCharType="begin"/>
      </w:r>
      <w:r>
        <w:instrText> SEQ Figure \* ARABIC </w:instrText>
      </w:r>
      <w:r>
        <w:fldChar w:fldCharType="separate"/>
      </w:r>
      <w:r>
        <w:t>11</w:t>
      </w:r>
      <w:r>
        <w:fldChar w:fldCharType="end"/>
      </w:r>
      <w:bookmarkEnd w:id="27"/>
      <w:r>
        <w:rPr/>
        <w:t>: Software Analyzer: Rules view</w:t>
      </w:r>
    </w:p>
    <w:p>
      <w:pPr>
        <w:pStyle w:val="Normal"/>
        <w:rPr/>
      </w:pPr>
      <w:r>
        <w:rPr/>
        <w:t xml:space="preserve">Click </w:t>
      </w:r>
      <w:r>
        <w:rPr>
          <w:b/>
        </w:rPr>
        <w:t>OK</w:t>
      </w:r>
      <w:r>
        <w:rPr/>
        <w:t xml:space="preserve"> and </w:t>
      </w:r>
      <w:r>
        <w:rPr>
          <w:b/>
        </w:rPr>
        <w:t>Apply</w:t>
      </w:r>
      <w:r>
        <w:rPr/>
        <w:t>.</w:t>
      </w:r>
    </w:p>
    <w:p>
      <w:pPr>
        <w:pStyle w:val="Normal"/>
        <w:rPr/>
      </w:pPr>
      <w:r>
        <w:rPr/>
        <w:t xml:space="preserve">Click the </w:t>
      </w:r>
      <w:r>
        <w:rPr>
          <w:b/>
        </w:rPr>
        <w:t>Analyze</w:t>
      </w:r>
      <w:r>
        <w:rPr/>
        <w:t xml:space="preserve"> button. The tool will analyze the application and generate a list of potential problems in the Software Analyzer Results view.</w:t>
      </w:r>
    </w:p>
    <w:p>
      <w:pPr>
        <w:pStyle w:val="Normal"/>
        <w:rPr/>
      </w:pPr>
      <w:r>
        <w:rPr/>
        <w:t xml:space="preserve">Review the problems in the Software Analyzer Results view. </w:t>
      </w:r>
    </w:p>
    <w:p>
      <w:pPr>
        <w:pStyle w:val="Normal"/>
        <w:rPr/>
      </w:pPr>
      <w:r>
        <w:rPr/>
        <w:t xml:space="preserve">For this application,  you will see the required changes under the XML File Review tab, shown in </w:t>
      </w:r>
      <w:r>
        <w:rPr/>
        <w:fldChar w:fldCharType="begin"/>
      </w:r>
      <w:r>
        <w:instrText> REF _Ref314217192 \h </w:instrText>
      </w:r>
      <w:r>
        <w:fldChar w:fldCharType="separate"/>
      </w:r>
      <w:r>
        <w:t>Figure 12</w:t>
      </w:r>
      <w:r>
        <w:fldChar w:fldCharType="end"/>
      </w:r>
      <w:r>
        <w:rPr/>
        <w:t xml:space="preserve">. </w:t>
      </w:r>
    </w:p>
    <w:p>
      <w:pPr>
        <w:pStyle w:val="Normal"/>
        <w:keepNext/>
        <w:rPr/>
      </w:pPr>
      <w:r>
        <w:rPr/>
        <w:drawing>
          <wp:inline distT="0" distB="0" distL="0" distR="0">
            <wp:extent cx="5543550" cy="3705225"/>
            <wp:effectExtent l="0" t="0" r="0" b="0"/>
            <wp:docPr id="14"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7" descr=""/>
                    <pic:cNvPicPr>
                      <a:picLocks noChangeAspect="1" noChangeArrowheads="1"/>
                    </pic:cNvPicPr>
                  </pic:nvPicPr>
                  <pic:blipFill>
                    <a:blip r:embed="rId18"/>
                    <a:stretch>
                      <a:fillRect/>
                    </a:stretch>
                  </pic:blipFill>
                  <pic:spPr bwMode="auto">
                    <a:xfrm>
                      <a:off x="0" y="0"/>
                      <a:ext cx="5543550" cy="3705225"/>
                    </a:xfrm>
                    <a:prstGeom prst="rect">
                      <a:avLst/>
                    </a:prstGeom>
                  </pic:spPr>
                </pic:pic>
              </a:graphicData>
            </a:graphic>
          </wp:inline>
        </w:drawing>
      </w:r>
    </w:p>
    <w:p>
      <w:pPr>
        <w:pStyle w:val="Caption1"/>
        <w:rPr/>
      </w:pPr>
      <w:bookmarkStart w:id="28" w:name="_Ref314217192"/>
      <w:r>
        <w:rPr/>
        <w:t xml:space="preserve">Figure </w:t>
      </w:r>
      <w:r>
        <w:rPr/>
        <w:fldChar w:fldCharType="begin"/>
      </w:r>
      <w:r>
        <w:instrText> SEQ Figure \* ARABIC </w:instrText>
      </w:r>
      <w:r>
        <w:fldChar w:fldCharType="separate"/>
      </w:r>
      <w:r>
        <w:t>12</w:t>
      </w:r>
      <w:r>
        <w:fldChar w:fldCharType="end"/>
      </w:r>
      <w:bookmarkEnd w:id="28"/>
      <w:r>
        <w:rPr/>
        <w:t>: Software Analyzer Results: XML File Review view</w:t>
      </w:r>
    </w:p>
    <w:p>
      <w:pPr>
        <w:pStyle w:val="Normal"/>
        <w:rPr/>
      </w:pPr>
      <w:r>
        <w:rPr/>
        <w:t>The Green Check symbol implies that there is no need to migrate that code. You can click on the row with the Filename and line number to see the source code.</w:t>
      </w:r>
    </w:p>
    <w:p>
      <w:pPr>
        <w:pStyle w:val="Normal"/>
        <w:rPr/>
      </w:pPr>
      <w:r>
        <w:rPr/>
        <w:t xml:space="preserve">The yellow exclamation symbol, as shown in </w:t>
      </w:r>
      <w:r>
        <w:rPr/>
        <w:fldChar w:fldCharType="begin"/>
      </w:r>
      <w:r>
        <w:instrText> REF _Ref314217302 \h </w:instrText>
      </w:r>
      <w:r>
        <w:fldChar w:fldCharType="separate"/>
      </w:r>
      <w:r>
        <w:t>Figure 13</w:t>
      </w:r>
      <w:r>
        <w:fldChar w:fldCharType="end"/>
      </w:r>
      <w:r>
        <w:rPr/>
        <w:t>, tells us that we cannot use those files while running the application on Liberty server:</w:t>
      </w:r>
    </w:p>
    <w:p>
      <w:pPr>
        <w:pStyle w:val="Normal"/>
        <w:keepNext/>
        <w:rPr/>
      </w:pPr>
      <w:r>
        <w:rPr/>
        <w:drawing>
          <wp:inline distT="0" distB="0" distL="0" distR="0">
            <wp:extent cx="2844800" cy="368300"/>
            <wp:effectExtent l="0" t="0" r="0" b="0"/>
            <wp:docPr id="15"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4" descr=""/>
                    <pic:cNvPicPr>
                      <a:picLocks noChangeAspect="1" noChangeArrowheads="1"/>
                    </pic:cNvPicPr>
                  </pic:nvPicPr>
                  <pic:blipFill>
                    <a:blip r:embed="rId19"/>
                    <a:stretch>
                      <a:fillRect/>
                    </a:stretch>
                  </pic:blipFill>
                  <pic:spPr bwMode="auto">
                    <a:xfrm>
                      <a:off x="0" y="0"/>
                      <a:ext cx="2844800" cy="368300"/>
                    </a:xfrm>
                    <a:prstGeom prst="rect">
                      <a:avLst/>
                    </a:prstGeom>
                  </pic:spPr>
                </pic:pic>
              </a:graphicData>
            </a:graphic>
          </wp:inline>
        </w:drawing>
      </w:r>
    </w:p>
    <w:p>
      <w:pPr>
        <w:pStyle w:val="Caption1"/>
        <w:rPr/>
      </w:pPr>
      <w:bookmarkStart w:id="29" w:name="_Ref314217302"/>
      <w:r>
        <w:rPr/>
        <w:t xml:space="preserve">Figure </w:t>
      </w:r>
      <w:r>
        <w:rPr/>
        <w:fldChar w:fldCharType="begin"/>
      </w:r>
      <w:r>
        <w:instrText> SEQ Figure \* ARABIC </w:instrText>
      </w:r>
      <w:r>
        <w:fldChar w:fldCharType="separate"/>
      </w:r>
      <w:r>
        <w:t>13</w:t>
      </w:r>
      <w:r>
        <w:fldChar w:fldCharType="end"/>
      </w:r>
      <w:bookmarkEnd w:id="29"/>
      <w:r>
        <w:rPr/>
        <w:t>: XML File Review: Do Not Use files</w:t>
      </w:r>
    </w:p>
    <w:p>
      <w:pPr>
        <w:pStyle w:val="Normal"/>
        <w:rPr/>
      </w:pPr>
      <w:r>
        <w:rPr/>
        <w:t xml:space="preserve">The purple </w:t>
      </w:r>
      <w:r>
        <w:rPr/>
        <w:drawing>
          <wp:inline distT="0" distB="0" distL="0" distR="0">
            <wp:extent cx="200025" cy="171450"/>
            <wp:effectExtent l="0" t="0" r="0" b="0"/>
            <wp:docPr id="16"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8" descr=""/>
                    <pic:cNvPicPr>
                      <a:picLocks noChangeAspect="1" noChangeArrowheads="1"/>
                    </pic:cNvPicPr>
                  </pic:nvPicPr>
                  <pic:blipFill>
                    <a:blip r:embed="rId20"/>
                    <a:stretch>
                      <a:fillRect/>
                    </a:stretch>
                  </pic:blipFill>
                  <pic:spPr bwMode="auto">
                    <a:xfrm>
                      <a:off x="0" y="0"/>
                      <a:ext cx="200025" cy="171450"/>
                    </a:xfrm>
                    <a:prstGeom prst="rect">
                      <a:avLst/>
                    </a:prstGeom>
                  </pic:spPr>
                </pic:pic>
              </a:graphicData>
            </a:graphic>
          </wp:inline>
        </w:drawing>
      </w:r>
      <w:r>
        <w:rPr/>
        <w:t xml:space="preserve">symbol, as shown in </w:t>
      </w:r>
      <w:r>
        <w:rPr/>
        <w:fldChar w:fldCharType="begin"/>
      </w:r>
      <w:r>
        <w:instrText> REF _Ref314217425 \h </w:instrText>
      </w:r>
      <w:r>
        <w:fldChar w:fldCharType="separate"/>
      </w:r>
      <w:r>
        <w:t>Figure 14</w:t>
      </w:r>
      <w:r>
        <w:fldChar w:fldCharType="end"/>
      </w:r>
      <w:r>
        <w:rPr/>
        <w:t>, indicates that the code has to be fixed to run the application on Liberty server.</w:t>
      </w:r>
    </w:p>
    <w:p>
      <w:pPr>
        <w:pStyle w:val="Normal"/>
        <w:keepNext/>
        <w:rPr/>
      </w:pPr>
      <w:r>
        <w:rPr/>
        <w:drawing>
          <wp:inline distT="0" distB="0" distL="0" distR="0">
            <wp:extent cx="4352925" cy="1133475"/>
            <wp:effectExtent l="0" t="0" r="0" b="0"/>
            <wp:docPr id="17"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5" descr=""/>
                    <pic:cNvPicPr>
                      <a:picLocks noChangeAspect="1" noChangeArrowheads="1"/>
                    </pic:cNvPicPr>
                  </pic:nvPicPr>
                  <pic:blipFill>
                    <a:blip r:embed="rId21"/>
                    <a:stretch>
                      <a:fillRect/>
                    </a:stretch>
                  </pic:blipFill>
                  <pic:spPr bwMode="auto">
                    <a:xfrm>
                      <a:off x="0" y="0"/>
                      <a:ext cx="4352925" cy="1133475"/>
                    </a:xfrm>
                    <a:prstGeom prst="rect">
                      <a:avLst/>
                    </a:prstGeom>
                  </pic:spPr>
                </pic:pic>
              </a:graphicData>
            </a:graphic>
          </wp:inline>
        </w:drawing>
      </w:r>
    </w:p>
    <w:p>
      <w:pPr>
        <w:pStyle w:val="Caption1"/>
        <w:rPr/>
      </w:pPr>
      <w:bookmarkStart w:id="30" w:name="_Ref314217425"/>
      <w:r>
        <w:rPr/>
        <w:t xml:space="preserve">Figure </w:t>
      </w:r>
      <w:r>
        <w:rPr/>
        <w:fldChar w:fldCharType="begin"/>
      </w:r>
      <w:r>
        <w:instrText> SEQ Figure \* ARABIC </w:instrText>
      </w:r>
      <w:r>
        <w:fldChar w:fldCharType="separate"/>
      </w:r>
      <w:r>
        <w:t>14</w:t>
      </w:r>
      <w:r>
        <w:fldChar w:fldCharType="end"/>
      </w:r>
      <w:bookmarkEnd w:id="30"/>
      <w:r>
        <w:rPr/>
        <w:t>: XML File Review: files that need to be fixed</w:t>
      </w:r>
    </w:p>
    <w:p>
      <w:pPr>
        <w:pStyle w:val="Normal"/>
        <w:rPr/>
      </w:pPr>
      <w:r>
        <w:rPr/>
        <w:t xml:space="preserve">And the yellow with purple cross </w:t>
      </w:r>
      <w:r>
        <w:rPr/>
        <w:drawing>
          <wp:inline distT="0" distB="0" distL="0" distR="0">
            <wp:extent cx="200025" cy="190500"/>
            <wp:effectExtent l="0" t="0" r="0" b="0"/>
            <wp:docPr id="1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9" descr=""/>
                    <pic:cNvPicPr>
                      <a:picLocks noChangeAspect="1" noChangeArrowheads="1"/>
                    </pic:cNvPicPr>
                  </pic:nvPicPr>
                  <pic:blipFill>
                    <a:blip r:embed="rId22"/>
                    <a:stretch>
                      <a:fillRect/>
                    </a:stretch>
                  </pic:blipFill>
                  <pic:spPr bwMode="auto">
                    <a:xfrm>
                      <a:off x="0" y="0"/>
                      <a:ext cx="200025" cy="190500"/>
                    </a:xfrm>
                    <a:prstGeom prst="rect">
                      <a:avLst/>
                    </a:prstGeom>
                  </pic:spPr>
                </pic:pic>
              </a:graphicData>
            </a:graphic>
          </wp:inline>
        </w:drawing>
      </w:r>
      <w:r>
        <w:rPr/>
        <w:t>symbol means that the Toolkit provides a Quick Fix and will apply that to the code, once you right click on the required change and select Quick Fix.</w:t>
      </w:r>
    </w:p>
    <w:p>
      <w:pPr>
        <w:pStyle w:val="Normal"/>
        <w:rPr/>
      </w:pPr>
      <w:r>
        <w:rPr/>
        <w:t xml:space="preserve">Right click on </w:t>
      </w:r>
      <w:r>
        <w:rPr/>
        <w:drawing>
          <wp:inline distT="0" distB="0" distL="0" distR="0">
            <wp:extent cx="2505075" cy="209550"/>
            <wp:effectExtent l="0" t="0" r="0" b="0"/>
            <wp:docPr id="1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
                    <pic:cNvPicPr>
                      <a:picLocks noChangeAspect="1" noChangeArrowheads="1"/>
                    </pic:cNvPicPr>
                  </pic:nvPicPr>
                  <pic:blipFill>
                    <a:blip r:embed="rId23"/>
                    <a:stretch>
                      <a:fillRect/>
                    </a:stretch>
                  </pic:blipFill>
                  <pic:spPr bwMode="auto">
                    <a:xfrm>
                      <a:off x="0" y="0"/>
                      <a:ext cx="2505075" cy="209550"/>
                    </a:xfrm>
                    <a:prstGeom prst="rect">
                      <a:avLst/>
                    </a:prstGeom>
                  </pic:spPr>
                </pic:pic>
              </a:graphicData>
            </a:graphic>
          </wp:inline>
        </w:drawing>
      </w:r>
      <w:r>
        <w:rPr/>
        <w:t xml:space="preserve"> and select Quick Fix Preview (</w:t>
      </w:r>
      <w:r>
        <w:rPr/>
        <w:fldChar w:fldCharType="begin"/>
      </w:r>
      <w:r>
        <w:instrText> REF _Ref314239155 \h </w:instrText>
      </w:r>
      <w:r>
        <w:fldChar w:fldCharType="separate"/>
      </w:r>
      <w:r>
        <w:t>Figure 15</w:t>
      </w:r>
      <w:r>
        <w:fldChar w:fldCharType="end"/>
      </w:r>
      <w:r>
        <w:rPr/>
        <w:t>).</w:t>
      </w:r>
    </w:p>
    <w:p>
      <w:pPr>
        <w:pStyle w:val="Normal"/>
        <w:keepNext/>
        <w:rPr/>
      </w:pPr>
      <w:r>
        <w:rPr/>
        <w:drawing>
          <wp:inline distT="0" distB="0" distL="0" distR="0">
            <wp:extent cx="5943600" cy="4170045"/>
            <wp:effectExtent l="0" t="0" r="0" b="0"/>
            <wp:docPr id="2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
                    <pic:cNvPicPr>
                      <a:picLocks noChangeAspect="1" noChangeArrowheads="1"/>
                    </pic:cNvPicPr>
                  </pic:nvPicPr>
                  <pic:blipFill>
                    <a:blip r:embed="rId24"/>
                    <a:stretch>
                      <a:fillRect/>
                    </a:stretch>
                  </pic:blipFill>
                  <pic:spPr bwMode="auto">
                    <a:xfrm>
                      <a:off x="0" y="0"/>
                      <a:ext cx="5943600" cy="4170045"/>
                    </a:xfrm>
                    <a:prstGeom prst="rect">
                      <a:avLst/>
                    </a:prstGeom>
                  </pic:spPr>
                </pic:pic>
              </a:graphicData>
            </a:graphic>
          </wp:inline>
        </w:drawing>
      </w:r>
    </w:p>
    <w:p>
      <w:pPr>
        <w:pStyle w:val="Caption1"/>
        <w:rPr/>
      </w:pPr>
      <w:bookmarkStart w:id="31" w:name="_Ref314239155"/>
      <w:r>
        <w:rPr/>
        <w:t xml:space="preserve">Figure </w:t>
      </w:r>
      <w:r>
        <w:rPr/>
        <w:fldChar w:fldCharType="begin"/>
      </w:r>
      <w:r>
        <w:instrText> SEQ Figure \* ARABIC </w:instrText>
      </w:r>
      <w:r>
        <w:fldChar w:fldCharType="separate"/>
      </w:r>
      <w:r>
        <w:t>15</w:t>
      </w:r>
      <w:r>
        <w:fldChar w:fldCharType="end"/>
      </w:r>
      <w:bookmarkEnd w:id="31"/>
      <w:r>
        <w:rPr/>
        <w:t>: Quick Fix Preview for DocumentManagerEJB</w:t>
      </w:r>
    </w:p>
    <w:p>
      <w:pPr>
        <w:pStyle w:val="Normal"/>
        <w:rPr/>
      </w:pPr>
      <w:r>
        <w:rPr/>
        <w:t xml:space="preserve">The tool will create ibm-ejb-jar-bnd.xmi deployment descriptor under DocumentManagerEJB/ejbModule/META-INF directory with the content shown above. . Next, right click and select Quick Fix to apply the code changes. After you apply the code changes, the </w:t>
      </w:r>
      <w:r>
        <w:rPr/>
        <w:drawing>
          <wp:inline distT="0" distB="0" distL="0" distR="0">
            <wp:extent cx="2505075" cy="209550"/>
            <wp:effectExtent l="0" t="0" r="0" b="0"/>
            <wp:docPr id="2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descr=""/>
                    <pic:cNvPicPr>
                      <a:picLocks noChangeAspect="1" noChangeArrowheads="1"/>
                    </pic:cNvPicPr>
                  </pic:nvPicPr>
                  <pic:blipFill>
                    <a:blip r:embed="rId25"/>
                    <a:stretch>
                      <a:fillRect/>
                    </a:stretch>
                  </pic:blipFill>
                  <pic:spPr bwMode="auto">
                    <a:xfrm>
                      <a:off x="0" y="0"/>
                      <a:ext cx="2505075" cy="209550"/>
                    </a:xfrm>
                    <a:prstGeom prst="rect">
                      <a:avLst/>
                    </a:prstGeom>
                  </pic:spPr>
                </pic:pic>
              </a:graphicData>
            </a:graphic>
          </wp:inline>
        </w:drawing>
      </w:r>
      <w:r>
        <w:rPr/>
        <w:t xml:space="preserve"> will be removed from the Software Analyzer results.</w:t>
      </w:r>
    </w:p>
    <w:p>
      <w:pPr>
        <w:pStyle w:val="Normal"/>
        <w:rPr/>
      </w:pPr>
      <w:r>
        <w:rPr/>
        <w:t xml:space="preserve">Next, right click on </w:t>
      </w:r>
      <w:r>
        <w:rPr/>
        <w:drawing>
          <wp:inline distT="0" distB="0" distL="0" distR="0">
            <wp:extent cx="2838450" cy="209550"/>
            <wp:effectExtent l="0" t="0" r="0" b="0"/>
            <wp:docPr id="2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
                    <pic:cNvPicPr>
                      <a:picLocks noChangeAspect="1" noChangeArrowheads="1"/>
                    </pic:cNvPicPr>
                  </pic:nvPicPr>
                  <pic:blipFill>
                    <a:blip r:embed="rId26"/>
                    <a:stretch>
                      <a:fillRect/>
                    </a:stretch>
                  </pic:blipFill>
                  <pic:spPr bwMode="auto">
                    <a:xfrm>
                      <a:off x="0" y="0"/>
                      <a:ext cx="2838450" cy="209550"/>
                    </a:xfrm>
                    <a:prstGeom prst="rect">
                      <a:avLst/>
                    </a:prstGeom>
                  </pic:spPr>
                </pic:pic>
              </a:graphicData>
            </a:graphic>
          </wp:inline>
        </w:drawing>
      </w:r>
      <w:r>
        <w:rPr/>
        <w:t xml:space="preserve"> and select Quick Fix Preview (</w:t>
      </w:r>
      <w:r>
        <w:rPr/>
        <w:fldChar w:fldCharType="begin"/>
      </w:r>
      <w:r>
        <w:instrText> REF _Ref314239296 \h </w:instrText>
      </w:r>
      <w:r>
        <w:fldChar w:fldCharType="separate"/>
      </w:r>
      <w:r>
        <w:t>Figure 16</w:t>
      </w:r>
      <w:r>
        <w:fldChar w:fldCharType="end"/>
      </w:r>
      <w:r>
        <w:rPr/>
        <w:t>).</w:t>
      </w:r>
    </w:p>
    <w:p>
      <w:pPr>
        <w:pStyle w:val="Normal"/>
        <w:keepNext/>
        <w:rPr/>
      </w:pPr>
      <w:r>
        <w:rPr/>
        <w:drawing>
          <wp:inline distT="0" distB="0" distL="0" distR="0">
            <wp:extent cx="5943600" cy="4006215"/>
            <wp:effectExtent l="0" t="0" r="0" b="0"/>
            <wp:docPr id="2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descr=""/>
                    <pic:cNvPicPr>
                      <a:picLocks noChangeAspect="1" noChangeArrowheads="1"/>
                    </pic:cNvPicPr>
                  </pic:nvPicPr>
                  <pic:blipFill>
                    <a:blip r:embed="rId27"/>
                    <a:stretch>
                      <a:fillRect/>
                    </a:stretch>
                  </pic:blipFill>
                  <pic:spPr bwMode="auto">
                    <a:xfrm>
                      <a:off x="0" y="0"/>
                      <a:ext cx="5943600" cy="4006215"/>
                    </a:xfrm>
                    <a:prstGeom prst="rect">
                      <a:avLst/>
                    </a:prstGeom>
                  </pic:spPr>
                </pic:pic>
              </a:graphicData>
            </a:graphic>
          </wp:inline>
        </w:drawing>
      </w:r>
    </w:p>
    <w:p>
      <w:pPr>
        <w:pStyle w:val="Caption1"/>
        <w:rPr/>
      </w:pPr>
      <w:bookmarkStart w:id="32" w:name="_Ref314239296"/>
      <w:r>
        <w:rPr/>
        <w:t xml:space="preserve">Figure </w:t>
      </w:r>
      <w:r>
        <w:rPr/>
        <w:fldChar w:fldCharType="begin"/>
      </w:r>
      <w:r>
        <w:instrText> SEQ Figure \* ARABIC </w:instrText>
      </w:r>
      <w:r>
        <w:fldChar w:fldCharType="separate"/>
      </w:r>
      <w:r>
        <w:t>16</w:t>
      </w:r>
      <w:r>
        <w:fldChar w:fldCharType="end"/>
      </w:r>
      <w:bookmarkEnd w:id="32"/>
      <w:r>
        <w:rPr/>
        <w:t>: Quick Fix Preview for DocumentManagerWeb</w:t>
      </w:r>
    </w:p>
    <w:p>
      <w:pPr>
        <w:pStyle w:val="Normal"/>
        <w:rPr/>
      </w:pPr>
      <w:r>
        <w:rPr/>
        <w:t xml:space="preserve">The tool will create ibm-web-ext.xmi deployment descriptor under DocumentManagerWeb project. Next, right click and select Quick Fix to apply the code changes. After you apply the code changes, the </w:t>
      </w:r>
      <w:r>
        <w:rPr/>
        <w:drawing>
          <wp:inline distT="0" distB="0" distL="0" distR="0">
            <wp:extent cx="2838450" cy="209550"/>
            <wp:effectExtent l="0" t="0" r="0" b="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
                    <pic:cNvPicPr>
                      <a:picLocks noChangeAspect="1" noChangeArrowheads="1"/>
                    </pic:cNvPicPr>
                  </pic:nvPicPr>
                  <pic:blipFill>
                    <a:blip r:embed="rId28"/>
                    <a:stretch>
                      <a:fillRect/>
                    </a:stretch>
                  </pic:blipFill>
                  <pic:spPr bwMode="auto">
                    <a:xfrm>
                      <a:off x="0" y="0"/>
                      <a:ext cx="2838450" cy="209550"/>
                    </a:xfrm>
                    <a:prstGeom prst="rect">
                      <a:avLst/>
                    </a:prstGeom>
                  </pic:spPr>
                </pic:pic>
              </a:graphicData>
            </a:graphic>
          </wp:inline>
        </w:drawing>
      </w:r>
      <w:r>
        <w:rPr/>
        <w:t xml:space="preserve"> will be removed from the Software Analyzer results.</w:t>
      </w:r>
    </w:p>
    <w:p>
      <w:pPr>
        <w:pStyle w:val="Normal"/>
        <w:rPr/>
      </w:pPr>
      <w:r>
        <w:rPr/>
        <w:t xml:space="preserve">Highlight each entry in the Software Analyzer view and press F1, you will see explanation on why the code change is required, as shown in </w:t>
      </w:r>
      <w:r>
        <w:rPr/>
        <w:fldChar w:fldCharType="begin"/>
      </w:r>
      <w:r>
        <w:instrText> REF _Ref314217526 \h </w:instrText>
      </w:r>
      <w:r>
        <w:fldChar w:fldCharType="separate"/>
      </w:r>
      <w:r>
        <w:t>Figure 17</w:t>
      </w:r>
      <w:r>
        <w:fldChar w:fldCharType="end"/>
      </w:r>
      <w:r>
        <w:rPr/>
        <w:t>.</w:t>
      </w:r>
    </w:p>
    <w:p>
      <w:pPr>
        <w:pStyle w:val="Normal"/>
        <w:rPr/>
      </w:pPr>
      <w:r>
        <w:rPr/>
        <w:drawing>
          <wp:inline distT="0" distB="0" distL="0" distR="0">
            <wp:extent cx="3857625" cy="1743075"/>
            <wp:effectExtent l="0" t="0" r="0" b="0"/>
            <wp:docPr id="25"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7" descr=""/>
                    <pic:cNvPicPr>
                      <a:picLocks noChangeAspect="1" noChangeArrowheads="1"/>
                    </pic:cNvPicPr>
                  </pic:nvPicPr>
                  <pic:blipFill>
                    <a:blip r:embed="rId29"/>
                    <a:stretch>
                      <a:fillRect/>
                    </a:stretch>
                  </pic:blipFill>
                  <pic:spPr bwMode="auto">
                    <a:xfrm>
                      <a:off x="0" y="0"/>
                      <a:ext cx="3857625" cy="1743075"/>
                    </a:xfrm>
                    <a:prstGeom prst="rect">
                      <a:avLst/>
                    </a:prstGeom>
                  </pic:spPr>
                </pic:pic>
              </a:graphicData>
            </a:graphic>
          </wp:inline>
        </w:drawing>
      </w:r>
    </w:p>
    <w:p>
      <w:pPr>
        <w:pStyle w:val="Caption1"/>
        <w:rPr/>
      </w:pPr>
      <w:bookmarkStart w:id="33" w:name="_Ref314217526"/>
      <w:r>
        <w:rPr/>
        <w:t xml:space="preserve">Figure </w:t>
      </w:r>
      <w:r>
        <w:rPr/>
        <w:fldChar w:fldCharType="begin"/>
      </w:r>
      <w:r>
        <w:instrText> SEQ Figure \* ARABIC </w:instrText>
      </w:r>
      <w:r>
        <w:fldChar w:fldCharType="separate"/>
      </w:r>
      <w:r>
        <w:t>17</w:t>
      </w:r>
      <w:r>
        <w:fldChar w:fldCharType="end"/>
      </w:r>
      <w:bookmarkEnd w:id="33"/>
      <w:r>
        <w:rPr/>
        <w:t>: Framework migration help</w:t>
      </w:r>
    </w:p>
    <w:p>
      <w:pPr>
        <w:pStyle w:val="Normal"/>
        <w:rPr/>
      </w:pPr>
      <w:r>
        <w:rPr/>
        <w:t xml:space="preserve">Another example, press F1 on </w:t>
      </w:r>
      <w:r>
        <w:rPr/>
        <w:drawing>
          <wp:inline distT="0" distB="0" distL="0" distR="0">
            <wp:extent cx="2781300" cy="200025"/>
            <wp:effectExtent l="0" t="0" r="0" b="0"/>
            <wp:docPr id="2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6" descr=""/>
                    <pic:cNvPicPr>
                      <a:picLocks noChangeAspect="1" noChangeArrowheads="1"/>
                    </pic:cNvPicPr>
                  </pic:nvPicPr>
                  <pic:blipFill>
                    <a:blip r:embed="rId30"/>
                    <a:stretch>
                      <a:fillRect/>
                    </a:stretch>
                  </pic:blipFill>
                  <pic:spPr bwMode="auto">
                    <a:xfrm>
                      <a:off x="0" y="0"/>
                      <a:ext cx="2781300" cy="200025"/>
                    </a:xfrm>
                    <a:prstGeom prst="rect">
                      <a:avLst/>
                    </a:prstGeom>
                  </pic:spPr>
                </pic:pic>
              </a:graphicData>
            </a:graphic>
          </wp:inline>
        </w:drawing>
      </w:r>
      <w:r>
        <w:rPr/>
        <w:t xml:space="preserve"> and click on </w:t>
      </w:r>
      <w:r>
        <w:rPr>
          <w:b/>
        </w:rPr>
        <w:t>Detailed Help</w:t>
      </w:r>
      <w:r>
        <w:rPr/>
        <w:t xml:space="preserve"> to display a detailed explanation (</w:t>
      </w:r>
      <w:r>
        <w:rPr/>
        <w:fldChar w:fldCharType="begin"/>
      </w:r>
      <w:r>
        <w:instrText> REF _Ref314239631 \h </w:instrText>
      </w:r>
      <w:r>
        <w:fldChar w:fldCharType="separate"/>
      </w:r>
      <w:r>
        <w:t>Figure 18</w:t>
      </w:r>
      <w:r>
        <w:fldChar w:fldCharType="end"/>
      </w:r>
      <w:r>
        <w:rPr/>
        <w:t>).</w:t>
      </w:r>
    </w:p>
    <w:p>
      <w:pPr>
        <w:pStyle w:val="Normal"/>
        <w:keepNext/>
        <w:rPr/>
      </w:pPr>
      <w:r>
        <w:rPr/>
        <w:drawing>
          <wp:inline distT="0" distB="0" distL="0" distR="0">
            <wp:extent cx="3533775" cy="5543550"/>
            <wp:effectExtent l="0" t="0" r="0" b="0"/>
            <wp:docPr id="27"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descr=""/>
                    <pic:cNvPicPr>
                      <a:picLocks noChangeAspect="1" noChangeArrowheads="1"/>
                    </pic:cNvPicPr>
                  </pic:nvPicPr>
                  <pic:blipFill>
                    <a:blip r:embed="rId31"/>
                    <a:stretch>
                      <a:fillRect/>
                    </a:stretch>
                  </pic:blipFill>
                  <pic:spPr bwMode="auto">
                    <a:xfrm>
                      <a:off x="0" y="0"/>
                      <a:ext cx="3533775" cy="5543550"/>
                    </a:xfrm>
                    <a:prstGeom prst="rect">
                      <a:avLst/>
                    </a:prstGeom>
                  </pic:spPr>
                </pic:pic>
              </a:graphicData>
            </a:graphic>
          </wp:inline>
        </w:drawing>
      </w:r>
    </w:p>
    <w:p>
      <w:pPr>
        <w:pStyle w:val="Caption1"/>
        <w:rPr/>
      </w:pPr>
      <w:bookmarkStart w:id="34" w:name="_Ref314239631"/>
      <w:r>
        <w:rPr/>
        <w:t xml:space="preserve">Figure </w:t>
      </w:r>
      <w:r>
        <w:rPr/>
        <w:fldChar w:fldCharType="begin"/>
      </w:r>
      <w:r>
        <w:instrText> SEQ Figure \* ARABIC </w:instrText>
      </w:r>
      <w:r>
        <w:fldChar w:fldCharType="separate"/>
      </w:r>
      <w:r>
        <w:t>18</w:t>
      </w:r>
      <w:r>
        <w:fldChar w:fldCharType="end"/>
      </w:r>
      <w:bookmarkEnd w:id="34"/>
      <w:r>
        <w:rPr/>
        <w:t>: JBoss deployment descriptor migration help</w:t>
      </w:r>
    </w:p>
    <w:p>
      <w:pPr>
        <w:pStyle w:val="Heading4"/>
        <w:rPr/>
      </w:pPr>
      <w:r>
        <w:rPr/>
        <w:t>Summary of Software Analyzer results</w:t>
      </w:r>
    </w:p>
    <w:p>
      <w:pPr>
        <w:pStyle w:val="Normal"/>
        <w:rPr/>
      </w:pPr>
      <w:r>
        <w:rPr/>
        <w:t xml:space="preserve">In </w:t>
      </w:r>
      <w:r>
        <w:rPr>
          <w:b/>
        </w:rPr>
        <w:t>&lt;CLONED_DIR&gt;</w:t>
      </w:r>
      <w:r>
        <w:rPr/>
        <w:t xml:space="preserve">, you will </w:t>
      </w:r>
      <w:commentRangeStart w:id="1"/>
      <w:r>
        <w:rPr/>
        <w:t xml:space="preserve">see </w:t>
      </w:r>
      <w:r>
        <w:rPr>
          <w:b/>
        </w:rPr>
        <w:t>UpdateApp.txt</w:t>
      </w:r>
      <w:r>
        <w:rPr/>
        <w:t xml:space="preserve"> </w:t>
      </w:r>
      <w:r>
        <w:rPr/>
      </w:r>
      <w:commentRangeEnd w:id="1"/>
      <w:r>
        <w:commentReference w:id="1"/>
      </w:r>
      <w:r>
        <w:rPr/>
        <w:t xml:space="preserve">file. Open this file to see all the steps to apply the changes based on Software Analyzer results. (See </w:t>
      </w:r>
      <w:r>
        <w:rPr/>
        <w:fldChar w:fldCharType="begin"/>
      </w:r>
      <w:r>
        <w:instrText> REF _Ref314239712 \h </w:instrText>
      </w:r>
      <w:r>
        <w:fldChar w:fldCharType="separate"/>
      </w:r>
      <w:r>
        <w:t>Figure 19</w:t>
      </w:r>
      <w:r>
        <w:fldChar w:fldCharType="end"/>
      </w:r>
      <w:r>
        <w:rPr/>
        <w:t>.)</w:t>
      </w:r>
    </w:p>
    <w:p>
      <w:pPr>
        <w:pStyle w:val="Normal"/>
        <w:keepNext/>
        <w:rPr/>
      </w:pPr>
      <w:r>
        <w:rPr/>
        <w:drawing>
          <wp:inline distT="0" distB="0" distL="0" distR="0">
            <wp:extent cx="5949315" cy="3183890"/>
            <wp:effectExtent l="0" t="0" r="0" b="0"/>
            <wp:docPr id="2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 descr=""/>
                    <pic:cNvPicPr>
                      <a:picLocks noChangeAspect="1" noChangeArrowheads="1"/>
                    </pic:cNvPicPr>
                  </pic:nvPicPr>
                  <pic:blipFill>
                    <a:blip r:embed="rId32"/>
                    <a:stretch>
                      <a:fillRect/>
                    </a:stretch>
                  </pic:blipFill>
                  <pic:spPr bwMode="auto">
                    <a:xfrm>
                      <a:off x="0" y="0"/>
                      <a:ext cx="5949315" cy="3183890"/>
                    </a:xfrm>
                    <a:prstGeom prst="rect">
                      <a:avLst/>
                    </a:prstGeom>
                  </pic:spPr>
                </pic:pic>
              </a:graphicData>
            </a:graphic>
          </wp:inline>
        </w:drawing>
      </w:r>
    </w:p>
    <w:p>
      <w:pPr>
        <w:pStyle w:val="Caption1"/>
        <w:rPr/>
      </w:pPr>
      <w:bookmarkStart w:id="35" w:name="_Ref314239712"/>
      <w:r>
        <w:rPr/>
        <w:t xml:space="preserve">Figure </w:t>
      </w:r>
      <w:r>
        <w:rPr/>
        <w:fldChar w:fldCharType="begin"/>
      </w:r>
      <w:r>
        <w:instrText> SEQ Figure \* ARABIC </w:instrText>
      </w:r>
      <w:r>
        <w:fldChar w:fldCharType="separate"/>
      </w:r>
      <w:r>
        <w:t>19</w:t>
      </w:r>
      <w:r>
        <w:fldChar w:fldCharType="end"/>
      </w:r>
      <w:bookmarkEnd w:id="35"/>
      <w:r>
        <w:rPr/>
        <w:t>: Software Analyzer results</w:t>
      </w:r>
    </w:p>
    <w:p>
      <w:pPr>
        <w:pStyle w:val="Heading3"/>
        <w:rPr/>
      </w:pPr>
      <w:r>
        <w:rPr/>
        <w:t>Migrate the application from JBoss to Liberty</w:t>
      </w:r>
    </w:p>
    <w:p>
      <w:pPr>
        <w:pStyle w:val="Heading4"/>
        <w:rPr/>
      </w:pPr>
      <w:r>
        <w:rPr/>
        <w:t>Upgrade the specification levels for modules in the application</w:t>
      </w:r>
    </w:p>
    <w:p>
      <w:pPr>
        <w:pStyle w:val="Normal"/>
        <w:rPr/>
      </w:pPr>
      <w:r>
        <w:rPr/>
        <w:t>To do this, modify the project facets and Java version for the Eclipse project. These changes will result in the upgrade of deployment descriptors and will enable you to associate the project with a target runtime. Specifying a target runtime adds the supported runtime Java EE libraries to the project’s build path.</w:t>
      </w:r>
    </w:p>
    <w:p>
      <w:pPr>
        <w:pStyle w:val="Normal"/>
        <w:rPr/>
      </w:pPr>
      <w:r>
        <w:rPr/>
        <w:t xml:space="preserve">Right click on the EAR project and select </w:t>
      </w:r>
      <w:r>
        <w:rPr>
          <w:b/>
        </w:rPr>
        <w:t>Document Manager-&gt;Properties-&gt;Project Facets</w:t>
      </w:r>
      <w:r>
        <w:rPr/>
        <w:t xml:space="preserve">. See </w:t>
      </w:r>
      <w:r>
        <w:rPr/>
        <w:fldChar w:fldCharType="begin"/>
      </w:r>
      <w:r>
        <w:instrText> REF _Ref314214745 \h </w:instrText>
      </w:r>
      <w:r>
        <w:fldChar w:fldCharType="separate"/>
      </w:r>
      <w:r>
        <w:t>Figure 20</w:t>
      </w:r>
      <w:r>
        <w:fldChar w:fldCharType="end"/>
      </w:r>
      <w:r>
        <w:rPr/>
        <w:t>.</w:t>
      </w:r>
    </w:p>
    <w:p>
      <w:pPr>
        <w:pStyle w:val="Normal"/>
        <w:rPr/>
      </w:pPr>
      <w:ins w:id="50" w:author="Unknown Author" w:date="2016-02-05T09:21:00Z">
        <w:r>
          <w:rPr/>
          <w:t>On runtimes tab uncheck JBoss runtime.</w:t>
        </w:r>
      </w:ins>
    </w:p>
    <w:p>
      <w:pPr>
        <w:pStyle w:val="Normal"/>
        <w:rPr/>
      </w:pPr>
      <w:r>
        <w:rPr/>
        <w:t>Set EAR version to 6.0.</w:t>
      </w:r>
    </w:p>
    <w:p>
      <w:pPr>
        <w:pStyle w:val="Normal"/>
        <w:rPr/>
      </w:pPr>
      <w:r>
        <w:rPr/>
        <w:t xml:space="preserve">From the runtimes tab select </w:t>
      </w:r>
      <w:r>
        <w:rPr>
          <w:b/>
        </w:rPr>
        <w:t>WebSphere Liberty Profile</w:t>
      </w:r>
      <w:r>
        <w:rPr/>
        <w:t xml:space="preserve"> and click </w:t>
      </w:r>
      <w:r>
        <w:rPr>
          <w:b/>
        </w:rPr>
        <w:t>OK</w:t>
      </w:r>
      <w:r>
        <w:rPr/>
        <w:t>.</w:t>
      </w:r>
    </w:p>
    <w:p>
      <w:pPr>
        <w:pStyle w:val="Normal"/>
        <w:keepNext/>
        <w:rPr/>
      </w:pPr>
      <w:r>
        <w:rPr/>
        <w:drawing>
          <wp:inline distT="0" distB="0" distL="0" distR="0">
            <wp:extent cx="5949315" cy="3580765"/>
            <wp:effectExtent l="0" t="0" r="0" b="0"/>
            <wp:docPr id="2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descr=""/>
                    <pic:cNvPicPr>
                      <a:picLocks noChangeAspect="1" noChangeArrowheads="1"/>
                    </pic:cNvPicPr>
                  </pic:nvPicPr>
                  <pic:blipFill>
                    <a:blip r:embed="rId33"/>
                    <a:stretch>
                      <a:fillRect/>
                    </a:stretch>
                  </pic:blipFill>
                  <pic:spPr bwMode="auto">
                    <a:xfrm>
                      <a:off x="0" y="0"/>
                      <a:ext cx="5949315" cy="3580765"/>
                    </a:xfrm>
                    <a:prstGeom prst="rect">
                      <a:avLst/>
                    </a:prstGeom>
                  </pic:spPr>
                </pic:pic>
              </a:graphicData>
            </a:graphic>
          </wp:inline>
        </w:drawing>
      </w:r>
    </w:p>
    <w:p>
      <w:pPr>
        <w:pStyle w:val="Caption1"/>
        <w:rPr/>
      </w:pPr>
      <w:bookmarkStart w:id="36" w:name="_Ref314214745"/>
      <w:r>
        <w:rPr/>
        <w:t xml:space="preserve">Figure </w:t>
      </w:r>
      <w:r>
        <w:rPr/>
        <w:fldChar w:fldCharType="begin"/>
      </w:r>
      <w:r>
        <w:instrText> SEQ Figure \* ARABIC </w:instrText>
      </w:r>
      <w:r>
        <w:fldChar w:fldCharType="separate"/>
      </w:r>
      <w:r>
        <w:t>20</w:t>
      </w:r>
      <w:r>
        <w:fldChar w:fldCharType="end"/>
      </w:r>
      <w:bookmarkEnd w:id="36"/>
      <w:r>
        <w:rPr/>
        <w:t>: Project Facets: EAR view</w:t>
      </w:r>
    </w:p>
    <w:p>
      <w:pPr>
        <w:pStyle w:val="Normal"/>
        <w:rPr/>
      </w:pPr>
      <w:r>
        <w:rPr/>
        <w:t xml:space="preserve">To change the project facets for the EJB module, right click on the EJB project and select  </w:t>
      </w:r>
      <w:r>
        <w:rPr>
          <w:b/>
        </w:rPr>
        <w:t>DocumentManagerEJB-&gt;Properties-&gt;Project Facets</w:t>
      </w:r>
      <w:r>
        <w:rPr/>
        <w:t>.</w:t>
      </w:r>
    </w:p>
    <w:p>
      <w:pPr>
        <w:pStyle w:val="Normal"/>
        <w:rPr/>
      </w:pPr>
      <w:ins w:id="51" w:author="Unknown Author" w:date="2016-02-05T09:21:00Z">
        <w:r>
          <w:rPr/>
          <w:t>On runtimes tab uncheck JBoss runtime.</w:t>
        </w:r>
      </w:ins>
    </w:p>
    <w:p>
      <w:pPr>
        <w:pStyle w:val="Normal"/>
        <w:rPr/>
      </w:pPr>
      <w:del w:id="52" w:author="Unknown Author" w:date="2016-02-04T15:25:00Z">
        <w:r>
          <w:rPr/>
          <w:delText xml:space="preserve"> </w:delText>
        </w:r>
      </w:del>
      <w:r>
        <w:rPr/>
        <w:t xml:space="preserve">Change EJB Module to </w:t>
      </w:r>
      <w:r>
        <w:rPr>
          <w:b/>
        </w:rPr>
        <w:t>3.1</w:t>
      </w:r>
      <w:r>
        <w:rPr/>
        <w:t xml:space="preserve"> and change Java to </w:t>
      </w:r>
      <w:r>
        <w:rPr>
          <w:b/>
        </w:rPr>
        <w:t>1.8</w:t>
      </w:r>
      <w:r>
        <w:rPr/>
        <w:t xml:space="preserve">. See </w:t>
      </w:r>
      <w:r>
        <w:rPr/>
        <w:fldChar w:fldCharType="begin"/>
      </w:r>
      <w:r>
        <w:instrText> REF _Ref314214796 \h </w:instrText>
      </w:r>
      <w:r>
        <w:fldChar w:fldCharType="separate"/>
      </w:r>
      <w:r>
        <w:t>Figure 21</w:t>
      </w:r>
      <w:r>
        <w:fldChar w:fldCharType="end"/>
      </w:r>
      <w:r>
        <w:rPr/>
        <w:t>.</w:t>
      </w:r>
    </w:p>
    <w:p>
      <w:pPr>
        <w:pStyle w:val="Normal"/>
        <w:rPr/>
      </w:pPr>
      <w:r>
        <w:rPr/>
        <w:t xml:space="preserve">On Runtimes tab, select </w:t>
      </w:r>
      <w:r>
        <w:rPr>
          <w:b/>
        </w:rPr>
        <w:t>WebSphere Application Server Liberty Profile</w:t>
      </w:r>
      <w:r>
        <w:rPr/>
        <w:t xml:space="preserve"> and click  </w:t>
      </w:r>
      <w:r>
        <w:rPr>
          <w:b/>
        </w:rPr>
        <w:t>OK</w:t>
      </w:r>
      <w:r>
        <w:rPr/>
        <w:t>.</w:t>
      </w:r>
    </w:p>
    <w:p>
      <w:pPr>
        <w:pStyle w:val="Normal"/>
        <w:keepNext/>
        <w:rPr/>
      </w:pPr>
      <w:r>
        <w:rPr/>
        <w:drawing>
          <wp:inline distT="0" distB="0" distL="0" distR="0">
            <wp:extent cx="5943600" cy="3855085"/>
            <wp:effectExtent l="0" t="0" r="0" b="0"/>
            <wp:docPr id="3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descr=""/>
                    <pic:cNvPicPr>
                      <a:picLocks noChangeAspect="1" noChangeArrowheads="1"/>
                    </pic:cNvPicPr>
                  </pic:nvPicPr>
                  <pic:blipFill>
                    <a:blip r:embed="rId34"/>
                    <a:stretch>
                      <a:fillRect/>
                    </a:stretch>
                  </pic:blipFill>
                  <pic:spPr bwMode="auto">
                    <a:xfrm>
                      <a:off x="0" y="0"/>
                      <a:ext cx="5943600" cy="3855085"/>
                    </a:xfrm>
                    <a:prstGeom prst="rect">
                      <a:avLst/>
                    </a:prstGeom>
                  </pic:spPr>
                </pic:pic>
              </a:graphicData>
            </a:graphic>
          </wp:inline>
        </w:drawing>
      </w:r>
    </w:p>
    <w:p>
      <w:pPr>
        <w:pStyle w:val="Caption1"/>
        <w:rPr/>
      </w:pPr>
      <w:bookmarkStart w:id="37" w:name="_Ref314214796"/>
      <w:r>
        <w:rPr/>
        <w:t xml:space="preserve">Figure </w:t>
      </w:r>
      <w:r>
        <w:rPr/>
        <w:fldChar w:fldCharType="begin"/>
      </w:r>
      <w:r>
        <w:instrText> SEQ Figure \* ARABIC </w:instrText>
      </w:r>
      <w:r>
        <w:fldChar w:fldCharType="separate"/>
      </w:r>
      <w:r>
        <w:t>21</w:t>
      </w:r>
      <w:r>
        <w:fldChar w:fldCharType="end"/>
      </w:r>
      <w:bookmarkEnd w:id="37"/>
      <w:r>
        <w:rPr/>
        <w:t>: Project Facets: EJB Module view</w:t>
      </w:r>
    </w:p>
    <w:p>
      <w:pPr>
        <w:pStyle w:val="Normal"/>
        <w:rPr/>
      </w:pPr>
      <w:r>
        <w:rPr/>
        <w:t xml:space="preserve">To change the project facets for the web module, right click on </w:t>
      </w:r>
      <w:r>
        <w:rPr>
          <w:b/>
        </w:rPr>
        <w:t>DocumentManagerWeb-&gt;Properties-&gt;Project Facets</w:t>
      </w:r>
      <w:r>
        <w:rPr/>
        <w:t xml:space="preserve">. See </w:t>
      </w:r>
      <w:r>
        <w:rPr/>
        <w:fldChar w:fldCharType="begin"/>
      </w:r>
      <w:r>
        <w:instrText> REF _Ref314214609 \h </w:instrText>
      </w:r>
      <w:r>
        <w:fldChar w:fldCharType="separate"/>
      </w:r>
      <w:r>
        <w:t>Figure 22</w:t>
      </w:r>
      <w:r>
        <w:fldChar w:fldCharType="end"/>
      </w:r>
      <w:r>
        <w:rPr/>
        <w:t>.</w:t>
      </w:r>
    </w:p>
    <w:p>
      <w:pPr>
        <w:pStyle w:val="Normal"/>
        <w:rPr/>
      </w:pPr>
      <w:ins w:id="53" w:author="Unknown Author" w:date="2016-02-05T09:21:00Z">
        <w:r>
          <w:rPr/>
          <w:t>On runtimes tab uncheck JBoss runtime. Then restart eclipse.</w:t>
        </w:r>
      </w:ins>
    </w:p>
    <w:p>
      <w:pPr>
        <w:pStyle w:val="Normal"/>
        <w:rPr/>
      </w:pPr>
      <w:r>
        <w:rPr/>
        <w:t xml:space="preserve">Change Dynamic Web Module to </w:t>
      </w:r>
      <w:r>
        <w:rPr>
          <w:b/>
        </w:rPr>
        <w:t>3.0</w:t>
      </w:r>
      <w:r>
        <w:rPr/>
        <w:t xml:space="preserve"> and change Java to </w:t>
      </w:r>
      <w:r>
        <w:rPr>
          <w:b/>
        </w:rPr>
        <w:t>1.8</w:t>
      </w:r>
      <w:r>
        <w:rPr/>
        <w:t>.</w:t>
      </w:r>
    </w:p>
    <w:p>
      <w:pPr>
        <w:pStyle w:val="Normal"/>
        <w:rPr/>
      </w:pPr>
      <w:r>
        <w:rPr/>
        <w:t xml:space="preserve">On the Runtimes tab, select the </w:t>
      </w:r>
      <w:r>
        <w:rPr>
          <w:b/>
        </w:rPr>
        <w:t>Liberty profile</w:t>
      </w:r>
      <w:r>
        <w:rPr/>
        <w:t xml:space="preserve"> entry and click </w:t>
      </w:r>
      <w:r>
        <w:rPr>
          <w:b/>
        </w:rPr>
        <w:t>OK</w:t>
      </w:r>
      <w:r>
        <w:rPr/>
        <w:t>.</w:t>
      </w:r>
    </w:p>
    <w:p>
      <w:pPr>
        <w:pStyle w:val="Normal"/>
        <w:keepNext/>
        <w:rPr/>
      </w:pPr>
      <w:r>
        <w:rPr/>
        <w:drawing>
          <wp:inline distT="0" distB="0" distL="0" distR="0">
            <wp:extent cx="5943600" cy="3833495"/>
            <wp:effectExtent l="0" t="0" r="0" b="0"/>
            <wp:docPr id="3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descr=""/>
                    <pic:cNvPicPr>
                      <a:picLocks noChangeAspect="1" noChangeArrowheads="1"/>
                    </pic:cNvPicPr>
                  </pic:nvPicPr>
                  <pic:blipFill>
                    <a:blip r:embed="rId35"/>
                    <a:stretch>
                      <a:fillRect/>
                    </a:stretch>
                  </pic:blipFill>
                  <pic:spPr bwMode="auto">
                    <a:xfrm>
                      <a:off x="0" y="0"/>
                      <a:ext cx="5943600" cy="3833495"/>
                    </a:xfrm>
                    <a:prstGeom prst="rect">
                      <a:avLst/>
                    </a:prstGeom>
                  </pic:spPr>
                </pic:pic>
              </a:graphicData>
            </a:graphic>
          </wp:inline>
        </w:drawing>
      </w:r>
    </w:p>
    <w:p>
      <w:pPr>
        <w:pStyle w:val="Caption1"/>
        <w:rPr/>
      </w:pPr>
      <w:bookmarkStart w:id="38" w:name="_Ref314214609"/>
      <w:r>
        <w:rPr/>
        <w:t xml:space="preserve">Figure </w:t>
      </w:r>
      <w:r>
        <w:rPr/>
        <w:fldChar w:fldCharType="begin"/>
      </w:r>
      <w:r>
        <w:instrText> SEQ Figure \* ARABIC </w:instrText>
      </w:r>
      <w:r>
        <w:fldChar w:fldCharType="separate"/>
      </w:r>
      <w:r>
        <w:t>22</w:t>
      </w:r>
      <w:r>
        <w:fldChar w:fldCharType="end"/>
      </w:r>
      <w:bookmarkEnd w:id="38"/>
      <w:r>
        <w:rPr/>
        <w:t>: Project Facets: Java view</w:t>
      </w:r>
    </w:p>
    <w:p>
      <w:pPr>
        <w:pStyle w:val="Heading4"/>
        <w:rPr/>
      </w:pPr>
      <w:r>
        <w:rPr/>
        <w:t>Migrate application code</w:t>
      </w:r>
    </w:p>
    <w:p>
      <w:pPr>
        <w:pStyle w:val="Normal"/>
        <w:rPr/>
      </w:pPr>
      <w:r>
        <w:rPr/>
        <w:t xml:space="preserve">All the code snippets discussed in this section and sub sections are available in </w:t>
      </w:r>
      <w:r>
        <w:rPr>
          <w:b/>
        </w:rPr>
        <w:t>CodeSnippets.txt</w:t>
      </w:r>
      <w:r>
        <w:rPr/>
        <w:t xml:space="preserve"> in </w:t>
      </w:r>
      <w:r>
        <w:rPr>
          <w:b/>
        </w:rPr>
        <w:t>&lt;CLONED_DIR&gt;</w:t>
      </w:r>
      <w:r>
        <w:rPr/>
        <w:t>. Please copy and paste as required.</w:t>
      </w:r>
    </w:p>
    <w:p>
      <w:pPr>
        <w:pStyle w:val="Normal"/>
        <w:rPr/>
      </w:pPr>
      <w:r>
        <w:rPr/>
        <w:t>Let’s look at upgrading the stateless session bean from EJB 2.1 to EJB 3.1. There are many ways to upgrade EJBs from 2.x to 3.x. The steps below illustrate one such way with no interface view.</w:t>
      </w:r>
    </w:p>
    <w:p>
      <w:pPr>
        <w:pStyle w:val="ListParagraph"/>
        <w:numPr>
          <w:ilvl w:val="0"/>
          <w:numId w:val="53"/>
        </w:numPr>
        <w:rPr/>
      </w:pPr>
      <w:r>
        <w:rPr/>
        <w:t>Implement session bean changes</w:t>
      </w:r>
    </w:p>
    <w:p>
      <w:pPr>
        <w:pStyle w:val="ListParagraph"/>
        <w:numPr>
          <w:ilvl w:val="0"/>
          <w:numId w:val="53"/>
        </w:numPr>
        <w:rPr/>
      </w:pPr>
      <w:r>
        <w:rPr/>
        <w:t xml:space="preserve">The session bean class </w:t>
      </w:r>
      <w:r>
        <w:rPr>
          <w:b/>
        </w:rPr>
        <w:t>org.apache.geronimo.samples.document.ejb.DocumentManagerBean</w:t>
      </w:r>
      <w:r>
        <w:rPr/>
        <w:t xml:space="preserve"> implements the session bean interface. The session bean class has an ejbCreate() method, three business methods (upload(), getFilesByUserid(), addUserFile()) and the callback methods, shown in </w:t>
      </w:r>
      <w:r>
        <w:rPr/>
        <w:fldChar w:fldCharType="begin"/>
      </w:r>
      <w:r>
        <w:instrText> REF _Ref314153995 \h </w:instrText>
      </w:r>
      <w:r>
        <w:fldChar w:fldCharType="separate"/>
      </w:r>
      <w:r>
        <w:t>Figure 23</w:t>
      </w:r>
      <w:r>
        <w:fldChar w:fldCharType="end"/>
      </w:r>
      <w:r>
        <w:rPr/>
        <w:t xml:space="preserve">. </w:t>
      </w:r>
    </w:p>
    <w:p>
      <w:pPr>
        <w:pStyle w:val="Normal"/>
        <w:keepNext/>
        <w:rPr/>
      </w:pPr>
      <w:r>
        <w:rPr/>
        <w:drawing>
          <wp:inline distT="0" distB="0" distL="0" distR="0">
            <wp:extent cx="5943600" cy="4861560"/>
            <wp:effectExtent l="0" t="0" r="0" b="0"/>
            <wp:docPr id="3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descr=""/>
                    <pic:cNvPicPr>
                      <a:picLocks noChangeAspect="1" noChangeArrowheads="1"/>
                    </pic:cNvPicPr>
                  </pic:nvPicPr>
                  <pic:blipFill>
                    <a:blip r:embed="rId36"/>
                    <a:stretch>
                      <a:fillRect/>
                    </a:stretch>
                  </pic:blipFill>
                  <pic:spPr bwMode="auto">
                    <a:xfrm>
                      <a:off x="0" y="0"/>
                      <a:ext cx="5943600" cy="4861560"/>
                    </a:xfrm>
                    <a:prstGeom prst="rect">
                      <a:avLst/>
                    </a:prstGeom>
                  </pic:spPr>
                </pic:pic>
              </a:graphicData>
            </a:graphic>
          </wp:inline>
        </w:drawing>
      </w:r>
    </w:p>
    <w:p>
      <w:pPr>
        <w:pStyle w:val="Caption1"/>
        <w:rPr/>
      </w:pPr>
      <w:bookmarkStart w:id="39" w:name="_Ref314153995"/>
      <w:r>
        <w:rPr/>
        <w:t xml:space="preserve">Figure </w:t>
      </w:r>
      <w:r>
        <w:rPr/>
        <w:fldChar w:fldCharType="begin"/>
      </w:r>
      <w:r>
        <w:instrText> SEQ Figure \* ARABIC </w:instrText>
      </w:r>
      <w:r>
        <w:fldChar w:fldCharType="separate"/>
      </w:r>
      <w:r>
        <w:t>23</w:t>
      </w:r>
      <w:r>
        <w:fldChar w:fldCharType="end"/>
      </w:r>
      <w:bookmarkEnd w:id="39"/>
      <w:r>
        <w:rPr/>
        <w:t>: EJB 2.x stateless session bean</w:t>
      </w:r>
    </w:p>
    <w:p>
      <w:pPr>
        <w:pStyle w:val="Normal"/>
        <w:rPr/>
      </w:pPr>
      <w:r>
        <w:rPr/>
        <w:t>EJB 3.1 bean classes do not implement javax.ejb.SessionBean. Therefore, the lifecycle methods need not be implemented. A stateless session bean is specified with annotation @Stateless and a stateful session bean with annotation @Stateful.</w:t>
      </w:r>
    </w:p>
    <w:p>
      <w:pPr>
        <w:pStyle w:val="Normal"/>
        <w:rPr/>
      </w:pPr>
      <w:r>
        <w:rPr/>
        <w:t xml:space="preserve">The migrated EJB 3.1 session bean (DocumentManagerBean) corresponding to the EJB 2.1 stateless session bean is shown in </w:t>
      </w:r>
      <w:r>
        <w:rPr/>
        <w:fldChar w:fldCharType="begin"/>
      </w:r>
      <w:r>
        <w:instrText> REF _Ref314154139 \h </w:instrText>
      </w:r>
      <w:r>
        <w:fldChar w:fldCharType="separate"/>
      </w:r>
      <w:r>
        <w:t>Figure 24</w:t>
      </w:r>
      <w:r>
        <w:fldChar w:fldCharType="end"/>
      </w:r>
      <w:r>
        <w:rPr/>
        <w:t>. While converting the EJB 2.x bean to the EJB 3 no interface view, there is no need to carry over the EJB 2.x interfaces.</w:t>
      </w:r>
      <w:ins w:id="54" w:author="kaaron" w:date="2016-01-29T15:39:00Z">
        <w:r>
          <w:rPr/>
          <w:t xml:space="preserve"> Go ahead and delete these two interfaces:</w:t>
        </w:r>
      </w:ins>
    </w:p>
    <w:p>
      <w:pPr>
        <w:pStyle w:val="Normal"/>
        <w:rPr/>
      </w:pPr>
      <w:r>
        <w:rPr/>
        <w:t>org.apache.geronimo.samples.document.ejb.DocumentManager</w:t>
      </w:r>
    </w:p>
    <w:p>
      <w:pPr>
        <w:pStyle w:val="Normal"/>
        <w:rPr/>
      </w:pPr>
      <w:r>
        <w:rPr/>
        <w:t>org.apache.geronimo.samples.document.ejb.DocumentManagerHome</w:t>
      </w:r>
    </w:p>
    <w:p>
      <w:pPr>
        <w:pStyle w:val="Normal"/>
        <w:keepNext/>
        <w:rPr/>
      </w:pPr>
      <w:r>
        <w:rPr/>
        <w:drawing>
          <wp:inline distT="0" distB="0" distL="0" distR="0">
            <wp:extent cx="4838700" cy="4924425"/>
            <wp:effectExtent l="0" t="0" r="0" b="0"/>
            <wp:docPr id="33"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0" descr=""/>
                    <pic:cNvPicPr>
                      <a:picLocks noChangeAspect="1" noChangeArrowheads="1"/>
                    </pic:cNvPicPr>
                  </pic:nvPicPr>
                  <pic:blipFill>
                    <a:blip r:embed="rId37"/>
                    <a:stretch>
                      <a:fillRect/>
                    </a:stretch>
                  </pic:blipFill>
                  <pic:spPr bwMode="auto">
                    <a:xfrm>
                      <a:off x="0" y="0"/>
                      <a:ext cx="4838700" cy="4924425"/>
                    </a:xfrm>
                    <a:prstGeom prst="rect">
                      <a:avLst/>
                    </a:prstGeom>
                  </pic:spPr>
                </pic:pic>
              </a:graphicData>
            </a:graphic>
          </wp:inline>
        </w:drawing>
      </w:r>
    </w:p>
    <w:p>
      <w:pPr>
        <w:pStyle w:val="Caption1"/>
        <w:rPr/>
      </w:pPr>
      <w:bookmarkStart w:id="40" w:name="_Ref314154139"/>
      <w:r>
        <w:rPr/>
        <w:t xml:space="preserve">Figure </w:t>
      </w:r>
      <w:r>
        <w:rPr/>
        <w:fldChar w:fldCharType="begin"/>
      </w:r>
      <w:r>
        <w:instrText> SEQ Figure \* ARABIC </w:instrText>
      </w:r>
      <w:r>
        <w:fldChar w:fldCharType="separate"/>
      </w:r>
      <w:r>
        <w:t>24</w:t>
      </w:r>
      <w:r>
        <w:fldChar w:fldCharType="end"/>
      </w:r>
      <w:bookmarkEnd w:id="40"/>
      <w:r>
        <w:rPr/>
        <w:t>: EJB 3.x stateless session bean with no interface view</w:t>
      </w:r>
    </w:p>
    <w:p>
      <w:pPr>
        <w:pStyle w:val="Heading4"/>
        <w:rPr/>
      </w:pPr>
      <w:r>
        <w:rPr/>
        <w:t>Change DocumentManagerBean class to support BMT</w:t>
      </w:r>
    </w:p>
    <w:p>
      <w:pPr>
        <w:pStyle w:val="Normal"/>
        <w:rPr/>
      </w:pPr>
      <w:r>
        <w:rPr/>
        <w:t>Add this annotation to the class:</w:t>
      </w:r>
    </w:p>
    <w:p>
      <w:pPr>
        <w:pStyle w:val="Code"/>
        <w:rPr/>
      </w:pPr>
      <w:r>
        <w:rPr>
          <w:rFonts w:ascii="Consolas" w:hAnsi="Consolas"/>
          <w:color w:val="646464"/>
          <w:sz w:val="20"/>
        </w:rPr>
        <w:t>@</w:t>
      </w:r>
      <w:r>
        <w:rPr>
          <w:rFonts w:ascii="Consolas" w:hAnsi="Consolas"/>
          <w:color w:val="646464"/>
          <w:sz w:val="20"/>
          <w:highlight w:val="lightGray"/>
        </w:rPr>
        <w:t>TransactionManagement</w:t>
      </w:r>
      <w:r>
        <w:rPr>
          <w:rFonts w:ascii="Consolas" w:hAnsi="Consolas"/>
          <w:color w:val="000000"/>
          <w:sz w:val="20"/>
        </w:rPr>
        <w:t>(value=TransactionManagementType.</w:t>
      </w:r>
      <w:r>
        <w:rPr>
          <w:rFonts w:ascii="Consolas" w:hAnsi="Consolas"/>
          <w:b/>
          <w:i/>
          <w:color w:val="0000C0"/>
          <w:sz w:val="20"/>
        </w:rPr>
        <w:t>BEAN</w:t>
      </w:r>
      <w:r>
        <w:rPr>
          <w:rFonts w:ascii="Consolas" w:hAnsi="Consolas"/>
          <w:color w:val="000000"/>
          <w:sz w:val="20"/>
        </w:rPr>
        <w:t>)</w:t>
      </w:r>
    </w:p>
    <w:p>
      <w:pPr>
        <w:pStyle w:val="Heading4"/>
        <w:rPr/>
      </w:pPr>
      <w:r>
        <w:rPr/>
        <w:t>Change DocumentManagerDAO class to support BMT</w:t>
      </w:r>
    </w:p>
    <w:p>
      <w:pPr>
        <w:pStyle w:val="Normal"/>
        <w:rPr/>
      </w:pPr>
      <w:r>
        <w:rPr/>
        <w:t>1. Change all occurrences of this code:</w:t>
      </w:r>
    </w:p>
    <w:p>
      <w:pPr>
        <w:pStyle w:val="Code"/>
        <w:rPr/>
      </w:pPr>
      <w:r>
        <w:rPr/>
        <w:t>session = factory.getCurrentSession();</w:t>
      </w:r>
    </w:p>
    <w:p>
      <w:pPr>
        <w:pStyle w:val="Normal"/>
        <w:rPr/>
      </w:pPr>
      <w:r>
        <w:rPr/>
        <w:t>to this code:</w:t>
      </w:r>
    </w:p>
    <w:p>
      <w:pPr>
        <w:pStyle w:val="Code"/>
        <w:rPr/>
      </w:pPr>
      <w:r>
        <w:rPr/>
        <w:t>session = factory.openSession();</w:t>
      </w:r>
    </w:p>
    <w:p>
      <w:pPr>
        <w:pStyle w:val="Normal"/>
        <w:rPr/>
      </w:pPr>
      <w:r>
        <w:rPr/>
        <w:t>2. Wrap save method call into programmatic transaction.</w:t>
      </w:r>
    </w:p>
    <w:p>
      <w:pPr>
        <w:pStyle w:val="Normal"/>
        <w:rPr/>
      </w:pPr>
      <w:r>
        <w:rPr/>
        <w:t>Change this code:</w:t>
      </w:r>
    </w:p>
    <w:p>
      <w:pPr>
        <w:pStyle w:val="Code"/>
        <w:rPr/>
      </w:pPr>
      <w:r>
        <w:rPr/>
        <w:t>session.save(userfile);</w:t>
      </w:r>
    </w:p>
    <w:p>
      <w:pPr>
        <w:pStyle w:val="Normal"/>
        <w:rPr/>
      </w:pPr>
      <w:r>
        <w:rPr/>
        <w:t>to this cde:</w:t>
      </w:r>
    </w:p>
    <w:p>
      <w:pPr>
        <w:pStyle w:val="Code"/>
        <w:rPr/>
      </w:pPr>
      <w:r>
        <w:rPr/>
        <w:t>Transaction tx;</w:t>
      </w:r>
    </w:p>
    <w:p>
      <w:pPr>
        <w:pStyle w:val="Code"/>
        <w:rPr/>
      </w:pPr>
      <w:r>
        <w:rPr/>
        <w:t>tx = session.beginTransaction();</w:t>
      </w:r>
    </w:p>
    <w:p>
      <w:pPr>
        <w:pStyle w:val="Code"/>
        <w:rPr/>
      </w:pPr>
      <w:r>
        <w:rPr/>
        <w:t>session.save(userfile);</w:t>
      </w:r>
    </w:p>
    <w:p>
      <w:pPr>
        <w:pStyle w:val="Code"/>
        <w:rPr/>
      </w:pPr>
      <w:r>
        <w:rPr/>
        <w:t>tx.commit();</w:t>
      </w:r>
    </w:p>
    <w:p>
      <w:pPr>
        <w:pStyle w:val="Heading4"/>
        <w:pPrChange w:id="0" w:author="kaaron" w:date="2016-01-29T15:40:00Z"/>
        <w:rPr/>
      </w:pPr>
      <w:r>
        <w:rPr/>
        <w:t>Inject session bean into servlets</w:t>
      </w:r>
    </w:p>
    <w:p>
      <w:pPr>
        <w:pStyle w:val="Normal"/>
        <w:rPr/>
      </w:pPr>
      <w:r>
        <w:rPr/>
        <w:t>There are two servlets in this application, UploadServlet and RetrieveServlet. The changes to these servlets are two-fold.</w:t>
      </w:r>
    </w:p>
    <w:p>
      <w:pPr>
        <w:pStyle w:val="Normal"/>
        <w:rPr/>
      </w:pPr>
      <w:r>
        <w:rPr/>
        <w:t>First, you annotate the servlet class with the @WebServlet annotation to indicate classes that are servlets.</w:t>
      </w:r>
    </w:p>
    <w:p>
      <w:pPr>
        <w:pStyle w:val="Normal"/>
        <w:rPr/>
      </w:pPr>
      <w:r>
        <w:rPr/>
        <w:t>Second, you use the @EJB3 annotation to inject the EJB rather than doing the JNDI lookup of the home interface. Homes are not required in EJB3.</w:t>
      </w:r>
    </w:p>
    <w:p>
      <w:pPr>
        <w:pStyle w:val="Normal"/>
        <w:rPr/>
      </w:pPr>
      <w:r>
        <w:rPr/>
        <w:fldChar w:fldCharType="begin"/>
      </w:r>
      <w:r>
        <w:instrText> REF _Ref314154382 \h </w:instrText>
      </w:r>
      <w:r>
        <w:fldChar w:fldCharType="separate"/>
      </w:r>
      <w:r>
        <w:t>Figure 25</w:t>
      </w:r>
      <w:r>
        <w:fldChar w:fldCharType="end"/>
      </w:r>
      <w:r>
        <w:rPr/>
        <w:t xml:space="preserve"> </w:t>
      </w:r>
      <w:r>
        <w:rPr/>
        <w:t xml:space="preserve">illustrates the changes you made to the UploadServlet class. First, you added the @WebServlet annotation above the servlet class, added the @EJB annotation to inject the session bean into the servlet and removed the JNDI home lookup in the init() method. You also removed the call to the create() method to create the EJB bean instance. The changes to RetrieveServlet are similar. </w:t>
      </w:r>
    </w:p>
    <w:p>
      <w:pPr>
        <w:pStyle w:val="Normal"/>
        <w:keepNext/>
        <w:rPr/>
      </w:pPr>
      <w:r>
        <w:rPr/>
        <w:drawing>
          <wp:inline distT="0" distB="0" distL="0" distR="0">
            <wp:extent cx="5943600" cy="5256530"/>
            <wp:effectExtent l="0" t="0" r="0" b="0"/>
            <wp:docPr id="3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descr=""/>
                    <pic:cNvPicPr>
                      <a:picLocks noChangeAspect="1" noChangeArrowheads="1"/>
                    </pic:cNvPicPr>
                  </pic:nvPicPr>
                  <pic:blipFill>
                    <a:blip r:embed="rId38"/>
                    <a:stretch>
                      <a:fillRect/>
                    </a:stretch>
                  </pic:blipFill>
                  <pic:spPr bwMode="auto">
                    <a:xfrm>
                      <a:off x="0" y="0"/>
                      <a:ext cx="5943600" cy="5256530"/>
                    </a:xfrm>
                    <a:prstGeom prst="rect">
                      <a:avLst/>
                    </a:prstGeom>
                  </pic:spPr>
                </pic:pic>
              </a:graphicData>
            </a:graphic>
          </wp:inline>
        </w:drawing>
      </w:r>
    </w:p>
    <w:p>
      <w:pPr>
        <w:pStyle w:val="Caption1"/>
        <w:rPr/>
      </w:pPr>
      <w:bookmarkStart w:id="41" w:name="_Ref314154382"/>
      <w:r>
        <w:rPr/>
        <w:t xml:space="preserve">Figure </w:t>
      </w:r>
      <w:r>
        <w:rPr/>
        <w:fldChar w:fldCharType="begin"/>
      </w:r>
      <w:r>
        <w:instrText> SEQ Figure \* ARABIC </w:instrText>
      </w:r>
      <w:r>
        <w:fldChar w:fldCharType="separate"/>
      </w:r>
      <w:r>
        <w:t>25</w:t>
      </w:r>
      <w:r>
        <w:fldChar w:fldCharType="end"/>
      </w:r>
      <w:bookmarkEnd w:id="41"/>
      <w:r>
        <w:rPr/>
        <w:t>: Modified Upload Servlet</w:t>
      </w:r>
    </w:p>
    <w:p>
      <w:pPr>
        <w:pStyle w:val="Heading4"/>
        <w:rPr/>
      </w:pPr>
      <w:r>
        <w:rPr/>
        <w:t>Migrate JBoss Configuration</w:t>
      </w:r>
    </w:p>
    <w:p>
      <w:pPr>
        <w:pStyle w:val="Normal"/>
        <w:rPr/>
      </w:pPr>
      <w:r>
        <w:rPr/>
        <w:t xml:space="preserve">Now that application coding changes are complete, you will use the configuration migration toolkit to create the Liberty configuration from the JBoss configuration. </w:t>
      </w:r>
    </w:p>
    <w:p>
      <w:pPr>
        <w:pStyle w:val="Normal"/>
        <w:rPr/>
      </w:pPr>
      <w:r>
        <w:rPr/>
        <w:t xml:space="preserve">From the Migration Tools menu, as shown in </w:t>
      </w:r>
      <w:r>
        <w:rPr/>
        <w:fldChar w:fldCharType="begin"/>
      </w:r>
      <w:r>
        <w:instrText> REF _Ref314214099 \h </w:instrText>
      </w:r>
      <w:r>
        <w:fldChar w:fldCharType="separate"/>
      </w:r>
      <w:r>
        <w:t>Figure 26</w:t>
      </w:r>
      <w:r>
        <w:fldChar w:fldCharType="end"/>
      </w:r>
      <w:r>
        <w:rPr/>
        <w:t xml:space="preserve">, choose </w:t>
      </w:r>
      <w:r>
        <w:rPr>
          <w:b/>
        </w:rPr>
        <w:t>WebSphere Application Server Migration-&gt;Configuration Migration -&gt;WebSphere Configuration Migration Tool for JBoss</w:t>
      </w:r>
      <w:r>
        <w:rPr/>
        <w:t>.</w:t>
      </w:r>
    </w:p>
    <w:p>
      <w:pPr>
        <w:pStyle w:val="Normal"/>
        <w:keepNext/>
        <w:rPr/>
      </w:pPr>
      <w:r>
        <w:rPr/>
        <w:drawing>
          <wp:inline distT="0" distB="0" distL="0" distR="0">
            <wp:extent cx="5937885" cy="716280"/>
            <wp:effectExtent l="0" t="0" r="0" b="0"/>
            <wp:docPr id="3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 descr=""/>
                    <pic:cNvPicPr>
                      <a:picLocks noChangeAspect="1" noChangeArrowheads="1"/>
                    </pic:cNvPicPr>
                  </pic:nvPicPr>
                  <pic:blipFill>
                    <a:blip r:embed="rId39"/>
                    <a:stretch>
                      <a:fillRect/>
                    </a:stretch>
                  </pic:blipFill>
                  <pic:spPr bwMode="auto">
                    <a:xfrm>
                      <a:off x="0" y="0"/>
                      <a:ext cx="5937885" cy="716280"/>
                    </a:xfrm>
                    <a:prstGeom prst="rect">
                      <a:avLst/>
                    </a:prstGeom>
                  </pic:spPr>
                </pic:pic>
              </a:graphicData>
            </a:graphic>
          </wp:inline>
        </w:drawing>
      </w:r>
    </w:p>
    <w:p>
      <w:pPr>
        <w:pStyle w:val="Caption1"/>
        <w:rPr/>
      </w:pPr>
      <w:bookmarkStart w:id="42" w:name="_Ref314214099"/>
      <w:r>
        <w:rPr/>
        <w:t xml:space="preserve">Figure </w:t>
      </w:r>
      <w:r>
        <w:rPr/>
        <w:fldChar w:fldCharType="begin"/>
      </w:r>
      <w:r>
        <w:instrText> SEQ Figure \* ARABIC </w:instrText>
      </w:r>
      <w:r>
        <w:fldChar w:fldCharType="separate"/>
      </w:r>
      <w:r>
        <w:t>26</w:t>
      </w:r>
      <w:r>
        <w:fldChar w:fldCharType="end"/>
      </w:r>
      <w:bookmarkEnd w:id="42"/>
      <w:r>
        <w:rPr/>
        <w:t>: Migration Tools menu</w:t>
      </w:r>
    </w:p>
    <w:p>
      <w:pPr>
        <w:pStyle w:val="Normal"/>
        <w:rPr/>
      </w:pPr>
      <w:r>
        <w:rPr/>
        <w:t xml:space="preserve">In the WebSphere Configuration Migration Dialog, as shown in </w:t>
      </w:r>
      <w:r>
        <w:rPr/>
        <w:fldChar w:fldCharType="begin"/>
      </w:r>
      <w:r>
        <w:instrText> REF _Ref314214149 \h </w:instrText>
      </w:r>
      <w:r>
        <w:fldChar w:fldCharType="separate"/>
      </w:r>
      <w:r>
        <w:t>Figure 27</w:t>
      </w:r>
      <w:r>
        <w:fldChar w:fldCharType="end"/>
      </w:r>
      <w:r>
        <w:rPr/>
        <w:t xml:space="preserve">, click </w:t>
      </w:r>
      <w:r>
        <w:rPr>
          <w:b/>
        </w:rPr>
        <w:t>Browse</w:t>
      </w:r>
      <w:r>
        <w:rPr/>
        <w:t xml:space="preserve"> and choose your server home folder, for example </w:t>
      </w:r>
      <w:r>
        <w:rPr>
          <w:b/>
        </w:rPr>
        <w:t>&lt;JBOSS_HOME&gt;\default</w:t>
      </w:r>
      <w:r>
        <w:rPr/>
        <w:t xml:space="preserve">. Click </w:t>
      </w:r>
      <w:r>
        <w:rPr>
          <w:b/>
        </w:rPr>
        <w:t>Next</w:t>
      </w:r>
    </w:p>
    <w:p>
      <w:pPr>
        <w:pStyle w:val="Normal"/>
        <w:keepNext/>
        <w:rPr/>
      </w:pPr>
      <w:r>
        <w:rPr/>
        <w:drawing>
          <wp:inline distT="0" distB="0" distL="0" distR="0">
            <wp:extent cx="5937885" cy="4263390"/>
            <wp:effectExtent l="0" t="0" r="0" b="0"/>
            <wp:docPr id="3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 descr=""/>
                    <pic:cNvPicPr>
                      <a:picLocks noChangeAspect="1" noChangeArrowheads="1"/>
                    </pic:cNvPicPr>
                  </pic:nvPicPr>
                  <pic:blipFill>
                    <a:blip r:embed="rId40"/>
                    <a:stretch>
                      <a:fillRect/>
                    </a:stretch>
                  </pic:blipFill>
                  <pic:spPr bwMode="auto">
                    <a:xfrm>
                      <a:off x="0" y="0"/>
                      <a:ext cx="5937885" cy="4263390"/>
                    </a:xfrm>
                    <a:prstGeom prst="rect">
                      <a:avLst/>
                    </a:prstGeom>
                  </pic:spPr>
                </pic:pic>
              </a:graphicData>
            </a:graphic>
          </wp:inline>
        </w:drawing>
      </w:r>
    </w:p>
    <w:p>
      <w:pPr>
        <w:pStyle w:val="Caption1"/>
        <w:rPr/>
      </w:pPr>
      <w:bookmarkStart w:id="43" w:name="_Ref314214149"/>
      <w:r>
        <w:rPr/>
        <w:t xml:space="preserve">Figure </w:t>
      </w:r>
      <w:r>
        <w:rPr/>
        <w:fldChar w:fldCharType="begin"/>
      </w:r>
      <w:r>
        <w:instrText> SEQ Figure \* ARABIC </w:instrText>
      </w:r>
      <w:r>
        <w:fldChar w:fldCharType="separate"/>
      </w:r>
      <w:r>
        <w:t>27</w:t>
      </w:r>
      <w:r>
        <w:fldChar w:fldCharType="end"/>
      </w:r>
      <w:bookmarkEnd w:id="43"/>
      <w:r>
        <w:rPr/>
        <w:t>: WebSphere Configuration Migration Dialog</w:t>
      </w:r>
    </w:p>
    <w:p>
      <w:pPr>
        <w:pStyle w:val="Normal"/>
        <w:rPr>
          <w:b/>
          <w:b/>
        </w:rPr>
      </w:pPr>
      <w:r>
        <w:rPr/>
        <w:t xml:space="preserve">On the Specify target environment panel, select </w:t>
      </w:r>
      <w:r>
        <w:rPr>
          <w:b/>
        </w:rPr>
        <w:t>WebSphere Application Server Liberty profile</w:t>
      </w:r>
      <w:r>
        <w:rPr/>
        <w:t xml:space="preserve"> and click </w:t>
      </w:r>
      <w:r>
        <w:rPr>
          <w:b/>
        </w:rPr>
        <w:t>Next</w:t>
      </w:r>
    </w:p>
    <w:p>
      <w:pPr>
        <w:pStyle w:val="Normal"/>
        <w:rPr/>
      </w:pPr>
      <w:r>
        <w:rPr/>
        <w:t xml:space="preserve">In the Review Resources Found panel, shown in </w:t>
      </w:r>
      <w:r>
        <w:rPr/>
        <w:fldChar w:fldCharType="begin"/>
      </w:r>
      <w:r>
        <w:instrText> REF _Ref314214381 \h </w:instrText>
      </w:r>
      <w:r>
        <w:fldChar w:fldCharType="separate"/>
      </w:r>
      <w:r>
        <w:t>Figure 28</w:t>
      </w:r>
      <w:r>
        <w:fldChar w:fldCharType="end"/>
      </w:r>
      <w:r>
        <w:rPr/>
        <w:t xml:space="preserve">: Uncheck all resources except JDBCProvider: </w:t>
      </w:r>
      <w:del w:id="55" w:author="kaaron" w:date="2016-01-29T15:49:00Z">
        <w:r>
          <w:rPr/>
          <w:delText>jdbc_DerbyDS</w:delText>
        </w:r>
      </w:del>
      <w:ins w:id="56" w:author="kaaron" w:date="2016-01-29T15:49:00Z">
        <w:r>
          <w:rPr/>
          <w:t>DefaultDS</w:t>
        </w:r>
      </w:ins>
      <w:r>
        <w:rPr/>
        <w:t xml:space="preserve"> and WebSphere Variables: VariableSubstitutionEntry:</w:t>
      </w:r>
      <w:ins w:id="57" w:author="Unknown Author" w:date="2016-02-10T11:00:00Z">
        <w:r>
          <w:rPr/>
          <w:t xml:space="preserve"> User_defined_JDBC_DRIVER_P</w:t>
        </w:r>
      </w:ins>
      <w:ins w:id="58" w:author="Unknown Author" w:date="2016-02-10T11:01:00Z">
        <w:r>
          <w:rPr/>
          <w:t>ATH</w:t>
        </w:r>
      </w:ins>
      <w:ins w:id="59" w:author="Unknown Author" w:date="2016-02-10T11:01:00Z">
        <w:r>
          <w:rPr>
            <w:lang w:val="ru-RU"/>
          </w:rPr>
          <w:t>.</w:t>
        </w:r>
      </w:ins>
      <w:r>
        <w:rPr/>
        <w:t xml:space="preserve"> </w:t>
      </w:r>
      <w:r>
        <w:rPr>
          <w:strike/>
          <w:rPrChange w:id="0" w:author="kaaron" w:date="2016-01-29T15:50:00Z"/>
        </w:rPr>
        <w:t>DERBY_JDBC_DRIVER_PATH</w:t>
      </w:r>
      <w:ins w:id="61" w:author="Unknown Author" w:date="2016-02-10T10:59:00Z">
        <w:r>
          <w:rPr>
            <w:strike/>
          </w:rPr>
          <w:t xml:space="preserve"> </w:t>
        </w:r>
      </w:ins>
      <w:del w:id="62" w:author="Unknown Author" w:date="2016-02-10T11:00:00Z">
        <w:r>
          <w:rPr>
            <w:strike/>
          </w:rPr>
          <w:delText>.</w:delText>
        </w:r>
      </w:del>
      <w:r>
        <w:rPr/>
        <w:t xml:space="preserve"> The other values are not needed by this application.</w:t>
      </w:r>
    </w:p>
    <w:p>
      <w:pPr>
        <w:pStyle w:val="Normal"/>
        <w:rPr/>
      </w:pPr>
      <w:r>
        <w:rPr/>
        <w:t xml:space="preserve">Specify </w:t>
      </w:r>
      <w:ins w:id="63" w:author="Unknown Author" w:date="2016-02-10T11:04:00Z">
        <w:r>
          <w:rPr/>
          <w:t>${server.config.dir}/lib</w:t>
        </w:r>
      </w:ins>
      <w:del w:id="64" w:author="Unknown Author" w:date="2016-02-10T11:04:00Z">
        <w:r>
          <w:rPr>
            <w:rFonts w:cs="Arial"/>
            <w:b/>
          </w:rPr>
          <w:delText>&lt;</w:delText>
        </w:r>
      </w:del>
      <w:del w:id="65" w:author="Unknown Author" w:date="2016-02-10T11:02:00Z">
        <w:r>
          <w:rPr>
            <w:rFonts w:cs="Arial"/>
            <w:b/>
          </w:rPr>
          <w:delText>DERBY_HOME</w:delText>
        </w:r>
      </w:del>
      <w:del w:id="66" w:author="Unknown Author" w:date="2016-02-10T11:04:00Z">
        <w:r>
          <w:rPr>
            <w:rFonts w:cs="Arial"/>
            <w:b/>
          </w:rPr>
          <w:delText>&gt;/lib</w:delText>
        </w:r>
      </w:del>
      <w:r>
        <w:rPr>
          <w:rFonts w:cs="Arial"/>
          <w:b/>
        </w:rPr>
        <w:t xml:space="preserve"> </w:t>
      </w:r>
      <w:r>
        <w:rPr>
          <w:rFonts w:cs="Arial"/>
        </w:rPr>
        <w:t xml:space="preserve">as the value for the variable </w:t>
      </w:r>
      <w:del w:id="67" w:author="Unknown Author" w:date="2016-02-10T11:03:00Z">
        <w:r>
          <w:rPr>
            <w:rFonts w:cs="Arial"/>
          </w:rPr>
          <w:delText>DERBY_JDBC_DRIVER_PATH</w:delText>
        </w:r>
      </w:del>
      <w:ins w:id="68" w:author="Unknown Author" w:date="2016-02-10T11:03:00Z">
        <w:r>
          <w:rPr>
            <w:rFonts w:cs="Arial"/>
          </w:rPr>
          <w:t>User_defined_JDBC_DRIVER_PATH</w:t>
        </w:r>
      </w:ins>
      <w:r>
        <w:rPr>
          <w:rFonts w:cs="Arial"/>
        </w:rPr>
        <w:t>.</w:t>
      </w:r>
    </w:p>
    <w:p>
      <w:pPr>
        <w:pStyle w:val="Normal"/>
        <w:keepNext/>
        <w:rPr/>
      </w:pPr>
      <w:r>
        <w:rPr/>
        <w:drawing>
          <wp:inline distT="0" distB="0" distL="0" distR="0">
            <wp:extent cx="5943600" cy="4441190"/>
            <wp:effectExtent l="0" t="0" r="0" b="0"/>
            <wp:docPr id="37"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3" descr=""/>
                    <pic:cNvPicPr>
                      <a:picLocks noChangeAspect="1" noChangeArrowheads="1"/>
                    </pic:cNvPicPr>
                  </pic:nvPicPr>
                  <pic:blipFill>
                    <a:blip r:embed="rId41"/>
                    <a:stretch>
                      <a:fillRect/>
                    </a:stretch>
                  </pic:blipFill>
                  <pic:spPr bwMode="auto">
                    <a:xfrm>
                      <a:off x="0" y="0"/>
                      <a:ext cx="5943600" cy="4441190"/>
                    </a:xfrm>
                    <a:prstGeom prst="rect">
                      <a:avLst/>
                    </a:prstGeom>
                  </pic:spPr>
                </pic:pic>
              </a:graphicData>
            </a:graphic>
          </wp:inline>
        </w:drawing>
      </w:r>
    </w:p>
    <w:p>
      <w:pPr>
        <w:pStyle w:val="Caption1"/>
        <w:rPr/>
      </w:pPr>
      <w:bookmarkStart w:id="44" w:name="_Ref314214381"/>
      <w:r>
        <w:rPr/>
        <w:t xml:space="preserve">Figure </w:t>
      </w:r>
      <w:r>
        <w:rPr/>
        <w:fldChar w:fldCharType="begin"/>
      </w:r>
      <w:r>
        <w:instrText> SEQ Figure \* ARABIC </w:instrText>
      </w:r>
      <w:r>
        <w:fldChar w:fldCharType="separate"/>
      </w:r>
      <w:r>
        <w:t>28</w:t>
      </w:r>
      <w:r>
        <w:fldChar w:fldCharType="end"/>
      </w:r>
      <w:bookmarkEnd w:id="44"/>
      <w:r>
        <w:rPr/>
        <w:t>: Review Resources Found panel</w:t>
      </w:r>
    </w:p>
    <w:p>
      <w:pPr>
        <w:pStyle w:val="Normal"/>
        <w:rPr/>
      </w:pPr>
      <w:r>
        <w:rPr/>
        <w:t xml:space="preserve">Click </w:t>
      </w:r>
      <w:r>
        <w:rPr>
          <w:b/>
        </w:rPr>
        <w:t>Next</w:t>
      </w:r>
      <w:r>
        <w:rPr/>
        <w:t xml:space="preserve">. </w:t>
      </w:r>
    </w:p>
    <w:p>
      <w:pPr>
        <w:pStyle w:val="Normal"/>
        <w:rPr/>
      </w:pPr>
      <w:r>
        <w:rPr/>
        <w:t>This is the final screen of the wizard and contains the generated server.xml. (</w:t>
      </w:r>
      <w:r>
        <w:rPr/>
        <w:fldChar w:fldCharType="begin"/>
      </w:r>
      <w:r>
        <w:instrText> REF _Ref314155393 \h </w:instrText>
      </w:r>
      <w:r>
        <w:fldChar w:fldCharType="separate"/>
      </w:r>
      <w:r>
        <w:t>Figure 29</w:t>
      </w:r>
      <w:r>
        <w:fldChar w:fldCharType="end"/>
      </w:r>
      <w:r>
        <w:rPr/>
        <w:t xml:space="preserve">) Click </w:t>
      </w:r>
      <w:r>
        <w:rPr>
          <w:b/>
        </w:rPr>
        <w:t>Save File</w:t>
      </w:r>
      <w:r>
        <w:rPr/>
        <w:t xml:space="preserve"> to save the file in a folder on your local disk. </w:t>
      </w:r>
      <w:ins w:id="69" w:author="kaaron" w:date="2016-02-02T09:43:00Z">
        <w:r>
          <w:rPr/>
          <w:t xml:space="preserve">Since this is the server.xml file for the WebSphere Liberty server, go ahead and save this file as </w:t>
        </w:r>
      </w:ins>
      <w:ins w:id="70" w:author="kaaron" w:date="2016-02-02T09:44:00Z">
        <w:r>
          <w:rPr/>
          <w:t xml:space="preserve">C:\dev\ApplicationServers\wlp-8.5.5.8\wlp\usr\servers\defaultServer\server.xml. </w:t>
        </w:r>
      </w:ins>
      <w:r>
        <w:rPr/>
        <w:t>Th</w:t>
      </w:r>
      <w:ins w:id="71" w:author="kaaron" w:date="2016-02-02T09:46:00Z">
        <w:r>
          <w:rPr/>
          <w:t xml:space="preserve">e C:\dev\ApplicationServers\wlp-8.5.5.8\wlp\usr\servers\defaultServer </w:t>
        </w:r>
      </w:ins>
      <w:del w:id="72" w:author="kaaron" w:date="2016-02-02T09:46:00Z">
        <w:r>
          <w:rPr/>
          <w:delText>is</w:delText>
        </w:r>
      </w:del>
      <w:r>
        <w:rPr/>
        <w:t xml:space="preserve"> folder will be referred as </w:t>
      </w:r>
      <w:r>
        <w:rPr>
          <w:b/>
        </w:rPr>
        <w:t>&lt;SERVER_DIR&gt;</w:t>
      </w:r>
      <w:r>
        <w:rPr/>
        <w:t xml:space="preserve">. </w:t>
      </w:r>
    </w:p>
    <w:p>
      <w:pPr>
        <w:pStyle w:val="Normal"/>
        <w:rPr/>
      </w:pPr>
      <w:r>
        <w:rPr/>
        <w:t xml:space="preserve">Click </w:t>
      </w:r>
      <w:r>
        <w:rPr>
          <w:b/>
        </w:rPr>
        <w:t>Finish</w:t>
      </w:r>
      <w:r>
        <w:rPr/>
        <w:t xml:space="preserve"> to end the wizard.</w:t>
      </w:r>
    </w:p>
    <w:p>
      <w:pPr>
        <w:pStyle w:val="Normal"/>
        <w:rPr/>
      </w:pPr>
      <w:r>
        <w:rPr/>
        <w:drawing>
          <wp:inline distT="0" distB="0" distL="0" distR="0">
            <wp:extent cx="5943600" cy="4460240"/>
            <wp:effectExtent l="0" t="0" r="0" b="0"/>
            <wp:docPr id="38"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0" descr=""/>
                    <pic:cNvPicPr>
                      <a:picLocks noChangeAspect="1" noChangeArrowheads="1"/>
                    </pic:cNvPicPr>
                  </pic:nvPicPr>
                  <pic:blipFill>
                    <a:blip r:embed="rId42"/>
                    <a:stretch>
                      <a:fillRect/>
                    </a:stretch>
                  </pic:blipFill>
                  <pic:spPr bwMode="auto">
                    <a:xfrm>
                      <a:off x="0" y="0"/>
                      <a:ext cx="5943600" cy="4460240"/>
                    </a:xfrm>
                    <a:prstGeom prst="rect">
                      <a:avLst/>
                    </a:prstGeom>
                  </pic:spPr>
                </pic:pic>
              </a:graphicData>
            </a:graphic>
          </wp:inline>
        </w:drawing>
      </w:r>
    </w:p>
    <w:p>
      <w:pPr>
        <w:pStyle w:val="Caption1"/>
        <w:rPr/>
      </w:pPr>
      <w:bookmarkStart w:id="45" w:name="_Ref314155393"/>
      <w:r>
        <w:rPr/>
        <w:t xml:space="preserve">Figure </w:t>
      </w:r>
      <w:r>
        <w:rPr/>
        <w:fldChar w:fldCharType="begin"/>
      </w:r>
      <w:r>
        <w:instrText> SEQ Figure \* ARABIC </w:instrText>
      </w:r>
      <w:r>
        <w:fldChar w:fldCharType="separate"/>
      </w:r>
      <w:r>
        <w:t>29</w:t>
      </w:r>
      <w:r>
        <w:fldChar w:fldCharType="end"/>
      </w:r>
      <w:bookmarkEnd w:id="45"/>
      <w:r>
        <w:rPr/>
        <w:t>: Contents of server.xml</w:t>
      </w:r>
    </w:p>
    <w:p>
      <w:pPr>
        <w:pStyle w:val="Heading4"/>
        <w:rPr/>
      </w:pPr>
      <w:r>
        <w:rPr/>
      </w:r>
    </w:p>
    <w:p>
      <w:pPr>
        <w:pStyle w:val="Heading4"/>
        <w:rPr/>
      </w:pPr>
      <w:r>
        <w:rPr/>
      </w:r>
    </w:p>
    <w:p>
      <w:pPr>
        <w:pStyle w:val="Heading4"/>
        <w:rPr/>
      </w:pPr>
      <w:r>
        <w:rPr/>
      </w:r>
    </w:p>
    <w:p>
      <w:pPr>
        <w:pStyle w:val="Heading4"/>
        <w:rPr/>
      </w:pPr>
      <w:r>
        <w:rPr/>
      </w:r>
    </w:p>
    <w:p>
      <w:pPr>
        <w:pStyle w:val="Heading4"/>
        <w:rPr/>
      </w:pPr>
      <w:r>
        <w:rPr/>
        <w:t>Update Liberty Server Configuration</w:t>
      </w:r>
    </w:p>
    <w:p>
      <w:pPr>
        <w:pStyle w:val="Normal"/>
        <w:rPr/>
      </w:pPr>
      <w:ins w:id="73" w:author="kaaron" w:date="2016-02-01T15:00:00Z">
        <w:commentRangeStart w:id="2"/>
        <w:r>
          <w:rPr/>
          <w:t>TODO</w:t>
        </w:r>
      </w:ins>
      <w:r>
        <w:rPr/>
      </w:r>
      <w:ins w:id="74" w:author="kaaron" w:date="2016-02-01T15:00:00Z">
        <w:commentRangeEnd w:id="2"/>
        <w:r>
          <w:commentReference w:id="2"/>
        </w:r>
        <w:r>
          <w:rPr/>
          <w:t>: need to update the location of the mysql connector j in server.xml file.</w:t>
        </w:r>
      </w:ins>
    </w:p>
    <w:p>
      <w:pPr>
        <w:pStyle w:val="Normal"/>
        <w:rPr/>
      </w:pPr>
      <w:r>
        <w:rPr/>
      </w:r>
    </w:p>
    <w:p>
      <w:pPr>
        <w:pStyle w:val="Normal"/>
        <w:rPr/>
      </w:pPr>
      <w:r>
        <w:rPr/>
        <w:t>As a lightweight container, Liberty only adds those features that are required by the application. The configuration migration toolkit, cannot determine the features that your application uses, so you will need to add them manually.</w:t>
      </w:r>
    </w:p>
    <w:p>
      <w:pPr>
        <w:pStyle w:val="Normal"/>
        <w:keepNext/>
        <w:rPr/>
      </w:pPr>
      <w:commentRangeStart w:id="3"/>
      <w:r>
        <w:rPr/>
        <w:drawing>
          <wp:inline distT="0" distB="0" distL="0" distR="0">
            <wp:extent cx="2654935" cy="991235"/>
            <wp:effectExtent l="0" t="0" r="0" b="0"/>
            <wp:docPr id="3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8" descr=""/>
                    <pic:cNvPicPr>
                      <a:picLocks noChangeAspect="1" noChangeArrowheads="1"/>
                    </pic:cNvPicPr>
                  </pic:nvPicPr>
                  <pic:blipFill>
                    <a:blip r:embed="rId43"/>
                    <a:stretch>
                      <a:fillRect/>
                    </a:stretch>
                  </pic:blipFill>
                  <pic:spPr bwMode="auto">
                    <a:xfrm>
                      <a:off x="0" y="0"/>
                      <a:ext cx="2654935" cy="991235"/>
                    </a:xfrm>
                    <a:prstGeom prst="rect">
                      <a:avLst/>
                    </a:prstGeom>
                  </pic:spPr>
                </pic:pic>
              </a:graphicData>
            </a:graphic>
          </wp:inline>
        </w:drawing>
      </w:r>
      <w:commentRangeEnd w:id="3"/>
      <w:r>
        <w:commentReference w:id="3"/>
      </w:r>
      <w:r>
        <w:rPr/>
      </w:r>
    </w:p>
    <w:p>
      <w:pPr>
        <w:pStyle w:val="Caption1"/>
        <w:rPr/>
      </w:pPr>
      <w:r>
        <w:rPr/>
        <w:t xml:space="preserve">Figure </w:t>
      </w:r>
      <w:r>
        <w:rPr/>
        <w:fldChar w:fldCharType="begin"/>
      </w:r>
      <w:r>
        <w:instrText> SEQ Figure \* ARABIC </w:instrText>
      </w:r>
      <w:r>
        <w:fldChar w:fldCharType="separate"/>
      </w:r>
      <w:r>
        <w:t>30</w:t>
      </w:r>
      <w:r>
        <w:fldChar w:fldCharType="end"/>
      </w:r>
      <w:r>
        <w:rPr/>
        <w:t>: Add features to server.xml</w:t>
      </w:r>
    </w:p>
    <w:p>
      <w:pPr>
        <w:pStyle w:val="Normal"/>
        <w:rPr/>
      </w:pPr>
      <w:ins w:id="75" w:author="kaaron" w:date="2016-02-01T14:56:00Z">
        <w:r>
          <w:rPr/>
          <w:t xml:space="preserve">        </w:t>
        </w:r>
      </w:ins>
      <w:ins w:id="76" w:author="kaaron" w:date="2016-02-01T14:56:00Z">
        <w:r>
          <w:rPr/>
          <w:t>&lt;feature&gt;jsp-2.2&lt;/feature&gt;</w:t>
        </w:r>
      </w:ins>
    </w:p>
    <w:p>
      <w:pPr>
        <w:pStyle w:val="Normal"/>
        <w:rPr/>
      </w:pPr>
      <w:ins w:id="77" w:author="kaaron" w:date="2016-02-01T14:56:00Z">
        <w:r>
          <w:rPr/>
          <w:t xml:space="preserve">        </w:t>
        </w:r>
      </w:ins>
      <w:ins w:id="78" w:author="kaaron" w:date="2016-02-01T14:56:00Z">
        <w:r>
          <w:rPr/>
          <w:t>&lt;feature&gt;jdbc-4.0&lt;/feature&gt;</w:t>
        </w:r>
      </w:ins>
    </w:p>
    <w:p>
      <w:pPr>
        <w:pStyle w:val="Normal"/>
        <w:rPr/>
      </w:pPr>
      <w:ins w:id="79" w:author="kaaron" w:date="2016-02-01T14:56:00Z">
        <w:r>
          <w:rPr/>
          <w:t xml:space="preserve">        </w:t>
        </w:r>
      </w:ins>
      <w:ins w:id="80" w:author="kaaron" w:date="2016-02-01T14:56:00Z">
        <w:r>
          <w:rPr/>
          <w:t>&lt;feature&gt;ejbLite-3.1&lt;/feature&gt;</w:t>
        </w:r>
      </w:ins>
    </w:p>
    <w:p>
      <w:pPr>
        <w:pStyle w:val="Normal"/>
        <w:rPr/>
      </w:pPr>
      <w:ins w:id="81" w:author="kaaron" w:date="2016-02-01T14:56:00Z">
        <w:r>
          <w:rPr/>
          <w:t xml:space="preserve">        </w:t>
        </w:r>
      </w:ins>
      <w:ins w:id="82" w:author="kaaron" w:date="2016-02-01T14:56:00Z">
        <w:r>
          <w:rPr/>
          <w:t>&lt;feature&gt;appSecurity-2.0&lt;/feature&gt;</w:t>
        </w:r>
      </w:ins>
    </w:p>
    <w:p>
      <w:pPr>
        <w:pStyle w:val="Normal"/>
        <w:rPr/>
      </w:pPr>
      <w:r>
        <w:rPr/>
        <w:t xml:space="preserve">        </w:t>
      </w:r>
      <w:r>
        <w:rPr/>
        <w:t>&lt;feature&gt;servlet-3.0&lt;/feature&gt;</w:t>
      </w:r>
      <w:ins w:id="83" w:author="kaaron" w:date="2016-02-01T14:56:00Z">
        <w:r>
          <w:rPr/>
          <w:tab/>
        </w:r>
      </w:ins>
    </w:p>
    <w:p>
      <w:pPr>
        <w:pStyle w:val="Normal"/>
        <w:rPr/>
      </w:pPr>
      <w:ins w:id="84" w:author="Unknown Author" w:date="2016-02-04T16:44:00Z">
        <w:r>
          <w:rPr/>
          <w:t>Increment some features by .1 as below:</w:t>
        </w:r>
      </w:ins>
    </w:p>
    <w:p>
      <w:pPr>
        <w:pStyle w:val="Normal"/>
        <w:rPr/>
      </w:pPr>
      <w:ins w:id="85" w:author="Unknown Author" w:date="2016-02-04T16:45:00Z">
        <w:r>
          <w:rPr/>
          <w:t xml:space="preserve">    </w:t>
        </w:r>
      </w:ins>
      <w:ins w:id="86" w:author="Unknown Author" w:date="2016-02-04T16:45:00Z">
        <w:r>
          <w:rPr/>
          <w:t>&lt;featureManager&gt;</w:t>
        </w:r>
      </w:ins>
    </w:p>
    <w:p>
      <w:pPr>
        <w:pStyle w:val="Normal"/>
        <w:rPr/>
      </w:pPr>
      <w:ins w:id="87" w:author="Unknown Author" w:date="2016-02-04T16:45:00Z">
        <w:r>
          <w:rPr/>
          <w:t xml:space="preserve">        </w:t>
        </w:r>
      </w:ins>
      <w:ins w:id="88" w:author="Unknown Author" w:date="2016-02-04T16:45:00Z">
        <w:r>
          <w:rPr/>
          <w:t>&lt;feature&gt;javaee-7.0&lt;/feature&gt;</w:t>
        </w:r>
      </w:ins>
    </w:p>
    <w:p>
      <w:pPr>
        <w:pStyle w:val="Normal"/>
        <w:rPr/>
      </w:pPr>
      <w:ins w:id="89" w:author="Unknown Author" w:date="2016-02-04T16:45:00Z">
        <w:r>
          <w:rPr/>
          <w:t xml:space="preserve">        </w:t>
        </w:r>
      </w:ins>
      <w:ins w:id="90" w:author="Unknown Author" w:date="2016-02-04T16:45:00Z">
        <w:r>
          <w:rPr/>
          <w:t>&lt;feature&gt;ejbLite-3.2&lt;/feature&gt;</w:t>
        </w:r>
      </w:ins>
    </w:p>
    <w:p>
      <w:pPr>
        <w:pStyle w:val="Normal"/>
        <w:rPr/>
      </w:pPr>
      <w:ins w:id="91" w:author="Unknown Author" w:date="2016-02-04T16:45:00Z">
        <w:r>
          <w:rPr/>
          <w:t xml:space="preserve">        </w:t>
        </w:r>
      </w:ins>
      <w:ins w:id="92" w:author="Unknown Author" w:date="2016-02-04T16:45:00Z">
        <w:r>
          <w:rPr/>
          <w:t>&lt;feature&gt;appSecurity-2.0&lt;/feature&gt;</w:t>
        </w:r>
      </w:ins>
    </w:p>
    <w:p>
      <w:pPr>
        <w:pStyle w:val="Normal"/>
        <w:rPr/>
      </w:pPr>
      <w:ins w:id="93" w:author="Unknown Author" w:date="2016-02-04T16:45:00Z">
        <w:r>
          <w:rPr/>
          <w:t xml:space="preserve">        </w:t>
        </w:r>
      </w:ins>
      <w:ins w:id="94" w:author="Unknown Author" w:date="2016-02-04T16:45:00Z">
        <w:r>
          <w:rPr/>
          <w:t>&lt;feature&gt;servlet-3.1&lt;/feature&gt;</w:t>
        </w:r>
      </w:ins>
    </w:p>
    <w:p>
      <w:pPr>
        <w:pStyle w:val="Normal"/>
        <w:rPr/>
      </w:pPr>
      <w:ins w:id="95" w:author="Unknown Author" w:date="2016-02-04T16:45:00Z">
        <w:r>
          <w:rPr/>
          <w:t xml:space="preserve">        </w:t>
        </w:r>
      </w:ins>
      <w:ins w:id="96" w:author="Unknown Author" w:date="2016-02-04T16:45:00Z">
        <w:r>
          <w:rPr/>
          <w:t>&lt;feature&gt;jsp-2.3&lt;/feature&gt;</w:t>
        </w:r>
      </w:ins>
    </w:p>
    <w:p>
      <w:pPr>
        <w:pStyle w:val="Normal"/>
        <w:rPr/>
      </w:pPr>
      <w:ins w:id="97" w:author="Unknown Author" w:date="2016-02-04T16:45:00Z">
        <w:r>
          <w:rPr/>
          <w:t xml:space="preserve">        </w:t>
        </w:r>
      </w:ins>
      <w:ins w:id="98" w:author="Unknown Author" w:date="2016-02-04T16:45:00Z">
        <w:r>
          <w:rPr/>
          <w:t>&lt;feature&gt;jdbc-4.1&lt;/feature&gt;</w:t>
        </w:r>
      </w:ins>
    </w:p>
    <w:p>
      <w:pPr>
        <w:pStyle w:val="Normal"/>
        <w:rPr/>
      </w:pPr>
      <w:ins w:id="99" w:author="Unknown Author" w:date="2016-02-04T16:45:00Z">
        <w:r>
          <w:rPr/>
          <w:t xml:space="preserve">    </w:t>
        </w:r>
      </w:ins>
      <w:ins w:id="100" w:author="Unknown Author" w:date="2016-02-04T16:45:00Z">
        <w:r>
          <w:rPr/>
          <w:t>&lt;/featureManager&gt;</w:t>
        </w:r>
      </w:ins>
    </w:p>
    <w:p>
      <w:pPr>
        <w:pStyle w:val="Heading4"/>
        <w:rPr/>
      </w:pPr>
      <w:ins w:id="101" w:author="Unknown Author" w:date="2016-02-10T11:43:00Z">
        <w:r>
          <w:rPr/>
          <w:t>Add JDBC driver configuration to server.xml</w:t>
        </w:r>
      </w:ins>
    </w:p>
    <w:p>
      <w:pPr>
        <w:pStyle w:val="Code"/>
        <w:rPr/>
      </w:pPr>
      <w:ins w:id="102" w:author="Unknown Author" w:date="2016-02-10T11:40:00Z">
        <w:r>
          <w:rPr>
            <w:rFonts w:ascii="Consolas" w:hAnsi="Consolas"/>
            <w:color w:val="008080"/>
            <w:sz w:val="20"/>
            <w:u w:val="single"/>
          </w:rPr>
          <w:tab/>
          <w:t>&lt;library id="MySQLDriverLib"&gt;</w:t>
        </w:r>
      </w:ins>
    </w:p>
    <w:p>
      <w:pPr>
        <w:pStyle w:val="Code"/>
        <w:rPr/>
      </w:pPr>
      <w:ins w:id="103" w:author="Unknown Author" w:date="2016-02-10T11:40:00Z">
        <w:r>
          <w:rPr>
            <w:rFonts w:ascii="Consolas" w:hAnsi="Consolas"/>
            <w:color w:val="008080"/>
            <w:sz w:val="20"/>
            <w:u w:val="single"/>
          </w:rPr>
          <w:tab/>
          <w:tab/>
          <w:t>&lt;fileset id='mysql-fileset' dir='${server.config.dir}/lib' /&gt;</w:t>
        </w:r>
      </w:ins>
    </w:p>
    <w:p>
      <w:pPr>
        <w:pStyle w:val="Code"/>
        <w:rPr/>
      </w:pPr>
      <w:ins w:id="104" w:author="Unknown Author" w:date="2016-02-10T11:40:00Z">
        <w:r>
          <w:rPr>
            <w:rFonts w:ascii="Consolas" w:hAnsi="Consolas"/>
            <w:color w:val="008080"/>
            <w:sz w:val="20"/>
            <w:u w:val="single"/>
          </w:rPr>
          <w:tab/>
          <w:t>&lt;/library&gt;</w:t>
        </w:r>
      </w:ins>
    </w:p>
    <w:p>
      <w:pPr>
        <w:pStyle w:val="Code"/>
        <w:rPr/>
      </w:pPr>
      <w:ins w:id="105" w:author="Unknown Author" w:date="2016-02-10T11:40:00Z">
        <w:r>
          <w:rPr>
            <w:rFonts w:ascii="Consolas" w:hAnsi="Consolas"/>
            <w:color w:val="008080"/>
            <w:sz w:val="20"/>
            <w:u w:val="single"/>
          </w:rPr>
          <w:tab/>
          <w:t>&lt;dataSource id="DefaultDataSource" type="javax.sql.ConnectionPoolDataSource" transactional="true"&gt;</w:t>
        </w:r>
      </w:ins>
    </w:p>
    <w:p>
      <w:pPr>
        <w:pStyle w:val="Code"/>
        <w:rPr/>
      </w:pPr>
      <w:ins w:id="106" w:author="Unknown Author" w:date="2016-02-10T11:40:00Z">
        <w:r>
          <w:rPr>
            <w:rFonts w:ascii="Consolas" w:hAnsi="Consolas"/>
            <w:color w:val="008080"/>
            <w:sz w:val="20"/>
            <w:u w:val="single"/>
          </w:rPr>
          <w:tab/>
          <w:tab/>
          <w:t>&lt;jdbcDriver libraryRef="MySQLDriverLib"/&gt;</w:t>
        </w:r>
      </w:ins>
    </w:p>
    <w:p>
      <w:pPr>
        <w:pStyle w:val="Code"/>
        <w:rPr/>
      </w:pPr>
      <w:ins w:id="107" w:author="Unknown Author" w:date="2016-02-10T11:40:00Z">
        <w:r>
          <w:rPr>
            <w:rFonts w:ascii="Consolas" w:hAnsi="Consolas"/>
            <w:color w:val="008080"/>
            <w:sz w:val="20"/>
            <w:u w:val="single"/>
          </w:rPr>
          <w:tab/>
          <w:tab/>
          <w:t>&lt;properties</w:t>
        </w:r>
      </w:ins>
    </w:p>
    <w:p>
      <w:pPr>
        <w:pStyle w:val="Code"/>
        <w:rPr/>
      </w:pPr>
      <w:ins w:id="108" w:author="Unknown Author" w:date="2016-02-10T11:40:00Z">
        <w:r>
          <w:rPr>
            <w:rFonts w:ascii="Consolas" w:hAnsi="Consolas"/>
            <w:color w:val="008080"/>
            <w:sz w:val="20"/>
            <w:u w:val="single"/>
          </w:rPr>
          <w:tab/>
          <w:tab/>
          <w:tab/>
          <w:t>id='mysql-mydb-props'</w:t>
        </w:r>
      </w:ins>
    </w:p>
    <w:p>
      <w:pPr>
        <w:pStyle w:val="Code"/>
        <w:rPr/>
      </w:pPr>
      <w:ins w:id="109" w:author="Unknown Author" w:date="2016-02-10T11:40:00Z">
        <w:r>
          <w:rPr>
            <w:rFonts w:ascii="Consolas" w:hAnsi="Consolas"/>
            <w:color w:val="008080"/>
            <w:sz w:val="20"/>
            <w:u w:val="single"/>
          </w:rPr>
          <w:tab/>
          <w:tab/>
          <w:tab/>
          <w:t>databaseName='ic16_lab2434'</w:t>
        </w:r>
      </w:ins>
    </w:p>
    <w:p>
      <w:pPr>
        <w:pStyle w:val="Code"/>
        <w:rPr/>
      </w:pPr>
      <w:ins w:id="110" w:author="Unknown Author" w:date="2016-02-10T11:40:00Z">
        <w:r>
          <w:rPr>
            <w:rFonts w:ascii="Consolas" w:hAnsi="Consolas"/>
            <w:color w:val="008080"/>
            <w:sz w:val="20"/>
            <w:u w:val="single"/>
          </w:rPr>
          <w:tab/>
          <w:tab/>
          <w:tab/>
          <w:t>user='root'</w:t>
        </w:r>
      </w:ins>
    </w:p>
    <w:p>
      <w:pPr>
        <w:pStyle w:val="Code"/>
        <w:rPr/>
      </w:pPr>
      <w:ins w:id="111" w:author="Unknown Author" w:date="2016-02-10T11:40:00Z">
        <w:r>
          <w:rPr>
            <w:rFonts w:ascii="Consolas" w:hAnsi="Consolas"/>
            <w:color w:val="008080"/>
            <w:sz w:val="20"/>
            <w:u w:val="single"/>
          </w:rPr>
          <w:tab/>
          <w:tab/>
          <w:tab/>
          <w:t>password='object00'</w:t>
        </w:r>
      </w:ins>
    </w:p>
    <w:p>
      <w:pPr>
        <w:pStyle w:val="Code"/>
        <w:rPr/>
      </w:pPr>
      <w:ins w:id="112" w:author="Unknown Author" w:date="2016-02-10T11:40:00Z">
        <w:r>
          <w:rPr>
            <w:rFonts w:ascii="Consolas" w:hAnsi="Consolas"/>
            <w:color w:val="008080"/>
            <w:sz w:val="20"/>
            <w:u w:val="single"/>
          </w:rPr>
          <w:tab/>
          <w:tab/>
          <w:tab/>
          <w:t>portNumber='3306'</w:t>
        </w:r>
      </w:ins>
    </w:p>
    <w:p>
      <w:pPr>
        <w:pStyle w:val="Code"/>
        <w:rPr/>
      </w:pPr>
      <w:ins w:id="113" w:author="Unknown Author" w:date="2016-02-10T11:40:00Z">
        <w:r>
          <w:rPr>
            <w:rFonts w:ascii="Consolas" w:hAnsi="Consolas"/>
            <w:color w:val="008080"/>
            <w:sz w:val="20"/>
            <w:u w:val="single"/>
          </w:rPr>
          <w:tab/>
          <w:tab/>
          <w:tab/>
          <w:t>serverName='localhost'</w:t>
        </w:r>
      </w:ins>
    </w:p>
    <w:p>
      <w:pPr>
        <w:pStyle w:val="Code"/>
        <w:rPr/>
      </w:pPr>
      <w:ins w:id="114" w:author="Unknown Author" w:date="2016-02-10T11:40:00Z">
        <w:r>
          <w:rPr>
            <w:rFonts w:ascii="Consolas" w:hAnsi="Consolas"/>
            <w:color w:val="008080"/>
            <w:sz w:val="20"/>
            <w:u w:val="single"/>
          </w:rPr>
          <w:tab/>
          <w:tab/>
          <w:t>/&gt;</w:t>
        </w:r>
      </w:ins>
    </w:p>
    <w:p>
      <w:pPr>
        <w:pStyle w:val="Code"/>
        <w:rPr/>
      </w:pPr>
      <w:ins w:id="115" w:author="Unknown Author" w:date="2016-02-10T11:40:00Z">
        <w:r>
          <w:rPr>
            <w:rFonts w:ascii="Consolas" w:hAnsi="Consolas"/>
            <w:color w:val="008080"/>
            <w:sz w:val="20"/>
            <w:u w:val="single"/>
          </w:rPr>
          <w:tab/>
          <w:tab/>
          <w:t>&lt;connectionManager</w:t>
        </w:r>
      </w:ins>
    </w:p>
    <w:p>
      <w:pPr>
        <w:pStyle w:val="Code"/>
        <w:rPr/>
      </w:pPr>
      <w:ins w:id="116" w:author="Unknown Author" w:date="2016-02-10T11:40:00Z">
        <w:r>
          <w:rPr>
            <w:rFonts w:ascii="Consolas" w:hAnsi="Consolas"/>
            <w:color w:val="008080"/>
            <w:sz w:val="20"/>
            <w:u w:val="single"/>
          </w:rPr>
          <w:tab/>
          <w:tab/>
          <w:tab/>
          <w:t>id='mysql-mydb-conMgr'</w:t>
        </w:r>
      </w:ins>
    </w:p>
    <w:p>
      <w:pPr>
        <w:pStyle w:val="Code"/>
        <w:rPr/>
      </w:pPr>
      <w:ins w:id="117" w:author="Unknown Author" w:date="2016-02-10T11:40:00Z">
        <w:r>
          <w:rPr>
            <w:rFonts w:ascii="Consolas" w:hAnsi="Consolas"/>
            <w:color w:val="008080"/>
            <w:sz w:val="20"/>
            <w:u w:val="single"/>
          </w:rPr>
          <w:tab/>
          <w:tab/>
          <w:tab/>
          <w:t>maxPoolSize='10'</w:t>
        </w:r>
      </w:ins>
    </w:p>
    <w:p>
      <w:pPr>
        <w:pStyle w:val="Code"/>
        <w:rPr/>
      </w:pPr>
      <w:ins w:id="118" w:author="Unknown Author" w:date="2016-02-10T11:40:00Z">
        <w:r>
          <w:rPr>
            <w:rFonts w:ascii="Consolas" w:hAnsi="Consolas"/>
            <w:color w:val="008080"/>
            <w:sz w:val="20"/>
            <w:u w:val="single"/>
          </w:rPr>
          <w:tab/>
          <w:tab/>
          <w:t>/&gt;</w:t>
        </w:r>
      </w:ins>
    </w:p>
    <w:p>
      <w:pPr>
        <w:pStyle w:val="Code"/>
        <w:rPr/>
      </w:pPr>
      <w:ins w:id="119" w:author="Unknown Author" w:date="2016-02-10T11:40:00Z">
        <w:r>
          <w:rPr>
            <w:rFonts w:ascii="Consolas" w:hAnsi="Consolas"/>
            <w:color w:val="008080"/>
            <w:sz w:val="20"/>
            <w:u w:val="single"/>
          </w:rPr>
          <w:t xml:space="preserve">    </w:t>
        </w:r>
      </w:ins>
      <w:ins w:id="120" w:author="Unknown Author" w:date="2016-02-10T11:40:00Z">
        <w:r>
          <w:rPr>
            <w:rFonts w:ascii="Consolas" w:hAnsi="Consolas"/>
            <w:color w:val="008080"/>
            <w:sz w:val="20"/>
            <w:u w:val="single"/>
          </w:rPr>
          <w:t>&lt;/dataSource&gt;</w:t>
        </w:r>
      </w:ins>
    </w:p>
    <w:p>
      <w:pPr>
        <w:pStyle w:val="Heading4"/>
        <w:rPr/>
      </w:pPr>
      <w:ins w:id="121" w:author="Unknown Author" w:date="2016-02-10T11:40:00Z">
        <w:r>
          <w:rPr/>
          <w:t>Copy MySQL JDBC driver file to server</w:t>
        </w:r>
      </w:ins>
    </w:p>
    <w:p>
      <w:pPr>
        <w:pStyle w:val="Normal"/>
        <w:rPr/>
      </w:pPr>
      <w:ins w:id="122" w:author="Unknown Author" w:date="2016-02-10T11:40:00Z">
        <w:r>
          <w:rPr/>
          <w:t>Create &lt;SERVER_DIR&gt;/lib directory if not exists.</w:t>
        </w:r>
      </w:ins>
    </w:p>
    <w:p>
      <w:pPr>
        <w:pStyle w:val="Normal"/>
        <w:rPr/>
      </w:pPr>
      <w:ins w:id="123" w:author="Unknown Author" w:date="2016-02-10T11:40:00Z">
        <w:r>
          <w:rPr/>
          <w:t>Copy &lt;CLONED_DIR&gt;/mysql-connector-java-5.1.38-bin.jar to &lt;SERVER_DIR&gt;/lib.</w:t>
        </w:r>
      </w:ins>
    </w:p>
    <w:p>
      <w:pPr>
        <w:pStyle w:val="Heading5"/>
        <w:rPr/>
      </w:pPr>
      <w:r>
        <w:rPr/>
        <w:t>Map Roles to users and groups in Liberty</w:t>
      </w:r>
    </w:p>
    <w:p>
      <w:pPr>
        <w:pStyle w:val="Normal"/>
        <w:rPr/>
      </w:pPr>
      <w:r>
        <w:rPr/>
        <w:t xml:space="preserve">The JBoss service archive defines the users and groups and stores them in a couple of files. SAR is a proprietary JBoss archive that contains authentication and authorization (e.g. users, groups). In JBoss, there is no way to map the roles that are used in web.xml to the users and groups that are defined in the service archive. </w:t>
      </w:r>
    </w:p>
    <w:p>
      <w:pPr>
        <w:pStyle w:val="Normal"/>
        <w:rPr/>
      </w:pPr>
      <w:r>
        <w:rPr/>
        <w:t>Mapping roles to users and groups in Liberty is a three-step process. First, you define the users and groups (the user registry) in the server.xml file, then you map the roles (defined in the web.xml file) to the groups defined in the ibm-application-bnd.xml file and at that point you can remove the proprietary JBoss SAR project.</w:t>
      </w:r>
    </w:p>
    <w:p>
      <w:pPr>
        <w:pStyle w:val="Normal"/>
        <w:rPr/>
      </w:pPr>
      <w:commentRangeStart w:id="4"/>
      <w:r>
        <w:rPr/>
        <w:t>Configure</w:t>
      </w:r>
      <w:r>
        <w:rPr/>
      </w:r>
      <w:commentRangeEnd w:id="4"/>
      <w:r>
        <w:commentReference w:id="4"/>
      </w:r>
      <w:r>
        <w:rPr/>
        <w:t xml:space="preserve"> a basic user registry with user and editor entries. The group and user information is coming from the j2g_groups.properties and the j2g_users.properties files in the SAR project.</w:t>
      </w:r>
    </w:p>
    <w:p>
      <w:pPr>
        <w:pStyle w:val="Heading5"/>
        <w:rPr/>
      </w:pPr>
      <w:r>
        <w:rPr/>
        <w:t>Add basicRegistry to server.xml</w:t>
      </w:r>
    </w:p>
    <w:p>
      <w:pPr>
        <w:pStyle w:val="BBody"/>
        <w:keepNext/>
        <w:rPr/>
      </w:pPr>
      <w:r>
        <w:rPr/>
        <w:drawing>
          <wp:inline distT="0" distB="0" distL="0" distR="0">
            <wp:extent cx="3723640" cy="1487170"/>
            <wp:effectExtent l="0" t="0" r="0" b="0"/>
            <wp:docPr id="4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 descr=""/>
                    <pic:cNvPicPr>
                      <a:picLocks noChangeAspect="1" noChangeArrowheads="1"/>
                    </pic:cNvPicPr>
                  </pic:nvPicPr>
                  <pic:blipFill>
                    <a:blip r:embed="rId44"/>
                    <a:stretch>
                      <a:fillRect/>
                    </a:stretch>
                  </pic:blipFill>
                  <pic:spPr bwMode="auto">
                    <a:xfrm>
                      <a:off x="0" y="0"/>
                      <a:ext cx="3723640" cy="1487170"/>
                    </a:xfrm>
                    <a:prstGeom prst="rect">
                      <a:avLst/>
                    </a:prstGeom>
                  </pic:spPr>
                </pic:pic>
              </a:graphicData>
            </a:graphic>
          </wp:inline>
        </w:drawing>
      </w:r>
    </w:p>
    <w:p>
      <w:pPr>
        <w:pStyle w:val="Caption1"/>
        <w:rPr/>
      </w:pPr>
      <w:r>
        <w:rPr/>
        <w:t xml:space="preserve">Figure </w:t>
      </w:r>
      <w:r>
        <w:rPr/>
        <w:fldChar w:fldCharType="begin"/>
      </w:r>
      <w:r>
        <w:instrText> SEQ Figure \* ARABIC </w:instrText>
      </w:r>
      <w:r>
        <w:fldChar w:fldCharType="separate"/>
      </w:r>
      <w:r>
        <w:t>31</w:t>
      </w:r>
      <w:r>
        <w:fldChar w:fldCharType="end"/>
      </w:r>
      <w:r>
        <w:rPr/>
        <w:t>: basicRegistry element</w:t>
      </w:r>
    </w:p>
    <w:p>
      <w:pPr>
        <w:pStyle w:val="Normal"/>
        <w:rPr/>
      </w:pPr>
      <w:ins w:id="124" w:author="kaaron" w:date="2016-01-29T16:05:00Z">
        <w:r>
          <w:rPr/>
          <w:t>&lt;basicRegistry id="basic" realm="sampelRealm"&gt;</w:t>
        </w:r>
      </w:ins>
    </w:p>
    <w:p>
      <w:pPr>
        <w:pStyle w:val="Normal"/>
        <w:rPr/>
      </w:pPr>
      <w:ins w:id="125" w:author="kaaron" w:date="2016-01-29T16:05:00Z">
        <w:r>
          <w:rPr/>
          <w:tab/>
          <w:tab/>
          <w:t>&lt;user name="user" password="1" /&gt;</w:t>
        </w:r>
      </w:ins>
    </w:p>
    <w:p>
      <w:pPr>
        <w:pStyle w:val="Normal"/>
        <w:rPr/>
      </w:pPr>
      <w:ins w:id="126" w:author="kaaron" w:date="2016-01-29T16:05:00Z">
        <w:r>
          <w:rPr/>
          <w:tab/>
          <w:tab/>
          <w:t>&lt;user name="editor" password="2" /&gt;</w:t>
        </w:r>
      </w:ins>
    </w:p>
    <w:p>
      <w:pPr>
        <w:pStyle w:val="Normal"/>
        <w:rPr/>
      </w:pPr>
      <w:ins w:id="127" w:author="kaaron" w:date="2016-01-29T16:05:00Z">
        <w:r>
          <w:rPr/>
          <w:tab/>
          <w:tab/>
          <w:t>&lt;group name="authenticated"&gt;</w:t>
        </w:r>
      </w:ins>
    </w:p>
    <w:p>
      <w:pPr>
        <w:pStyle w:val="Normal"/>
        <w:rPr/>
      </w:pPr>
      <w:ins w:id="128" w:author="kaaron" w:date="2016-01-29T16:05:00Z">
        <w:r>
          <w:rPr/>
          <w:tab/>
          <w:tab/>
          <w:tab/>
          <w:t>&lt;member name="user" /&gt;</w:t>
        </w:r>
      </w:ins>
    </w:p>
    <w:p>
      <w:pPr>
        <w:pStyle w:val="Normal"/>
        <w:rPr/>
      </w:pPr>
      <w:ins w:id="129" w:author="kaaron" w:date="2016-01-29T16:05:00Z">
        <w:r>
          <w:rPr/>
          <w:tab/>
          <w:tab/>
          <w:tab/>
          <w:t>&lt;member name="editor" /&gt;</w:t>
        </w:r>
      </w:ins>
    </w:p>
    <w:p>
      <w:pPr>
        <w:pStyle w:val="Normal"/>
        <w:rPr/>
      </w:pPr>
      <w:ins w:id="130" w:author="kaaron" w:date="2016-01-29T16:05:00Z">
        <w:r>
          <w:rPr/>
          <w:tab/>
          <w:tab/>
          <w:t>&lt;/group&gt;</w:t>
        </w:r>
      </w:ins>
    </w:p>
    <w:p>
      <w:pPr>
        <w:pStyle w:val="Normal"/>
        <w:rPr/>
      </w:pPr>
      <w:ins w:id="131" w:author="kaaron" w:date="2016-01-29T16:05:00Z">
        <w:r>
          <w:rPr/>
          <w:tab/>
          <w:tab/>
          <w:t>&lt;group name="uploader"&gt;</w:t>
        </w:r>
      </w:ins>
    </w:p>
    <w:p>
      <w:pPr>
        <w:pStyle w:val="Normal"/>
        <w:rPr/>
      </w:pPr>
      <w:ins w:id="132" w:author="kaaron" w:date="2016-01-29T16:05:00Z">
        <w:r>
          <w:rPr/>
          <w:tab/>
          <w:tab/>
          <w:tab/>
          <w:t>&lt;member name="editor" /&gt;</w:t>
        </w:r>
      </w:ins>
    </w:p>
    <w:p>
      <w:pPr>
        <w:pStyle w:val="Normal"/>
        <w:rPr/>
      </w:pPr>
      <w:ins w:id="133" w:author="kaaron" w:date="2016-01-29T16:05:00Z">
        <w:r>
          <w:rPr/>
          <w:tab/>
          <w:tab/>
          <w:t>&lt;/group&gt;</w:t>
        </w:r>
      </w:ins>
    </w:p>
    <w:p>
      <w:pPr>
        <w:pStyle w:val="Normal"/>
        <w:rPr/>
      </w:pPr>
      <w:ins w:id="134" w:author="kaaron" w:date="2016-01-29T16:05:00Z">
        <w:r>
          <w:rPr/>
          <w:tab/>
          <w:t>&lt;/basicRegistry&gt;</w:t>
        </w:r>
      </w:ins>
    </w:p>
    <w:p>
      <w:pPr>
        <w:pStyle w:val="Normal"/>
        <w:rPr/>
      </w:pPr>
      <w:r>
        <w:rPr/>
      </w:r>
    </w:p>
    <w:p>
      <w:pPr>
        <w:pStyle w:val="Normal"/>
        <w:rPr/>
      </w:pPr>
      <w:r>
        <w:rPr/>
        <w:t>Configure the application bindings that map roles to users and groups in the user registry or to special subjects.</w:t>
      </w:r>
    </w:p>
    <w:p>
      <w:pPr>
        <w:pStyle w:val="Heading5"/>
        <w:rPr/>
      </w:pPr>
      <w:r>
        <w:rPr/>
        <w:t>Map security roles to groups using server.xml</w:t>
      </w:r>
    </w:p>
    <w:p>
      <w:pPr>
        <w:pStyle w:val="BBody"/>
        <w:keepNext/>
        <w:rPr/>
      </w:pPr>
      <w:r>
        <w:rPr/>
        <w:drawing>
          <wp:inline distT="0" distB="0" distL="0" distR="0">
            <wp:extent cx="5023485" cy="1464945"/>
            <wp:effectExtent l="0" t="0" r="0" b="0"/>
            <wp:docPr id="4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descr=""/>
                    <pic:cNvPicPr>
                      <a:picLocks noChangeAspect="1" noChangeArrowheads="1"/>
                    </pic:cNvPicPr>
                  </pic:nvPicPr>
                  <pic:blipFill>
                    <a:blip r:embed="rId45"/>
                    <a:stretch>
                      <a:fillRect/>
                    </a:stretch>
                  </pic:blipFill>
                  <pic:spPr bwMode="auto">
                    <a:xfrm>
                      <a:off x="0" y="0"/>
                      <a:ext cx="5023485" cy="1464945"/>
                    </a:xfrm>
                    <a:prstGeom prst="rect">
                      <a:avLst/>
                    </a:prstGeom>
                  </pic:spPr>
                </pic:pic>
              </a:graphicData>
            </a:graphic>
          </wp:inline>
        </w:drawing>
      </w:r>
    </w:p>
    <w:p>
      <w:pPr>
        <w:pStyle w:val="BBody"/>
        <w:keepNext/>
        <w:rPr/>
      </w:pPr>
      <w:r>
        <w:rPr/>
      </w:r>
    </w:p>
    <w:p>
      <w:pPr>
        <w:pStyle w:val="Normal"/>
        <w:rPr/>
      </w:pPr>
      <w:ins w:id="135" w:author="kaaron" w:date="2016-01-29T16:05:00Z">
        <w:r>
          <w:rPr/>
          <w:t>&lt;application type="ear" id="DocumentManager" name="DocumentManager" location="${server.config.dir}/apps/DocumentManager.ear" &gt;</w:t>
        </w:r>
      </w:ins>
    </w:p>
    <w:p>
      <w:pPr>
        <w:pStyle w:val="Normal"/>
        <w:rPr/>
      </w:pPr>
      <w:ins w:id="136" w:author="kaaron" w:date="2016-01-29T16:05:00Z">
        <w:r>
          <w:rPr/>
          <w:tab/>
          <w:tab/>
          <w:t>&lt;application-bnd&gt;</w:t>
        </w:r>
      </w:ins>
    </w:p>
    <w:p>
      <w:pPr>
        <w:pStyle w:val="Normal"/>
        <w:rPr/>
      </w:pPr>
      <w:ins w:id="137" w:author="kaaron" w:date="2016-01-29T16:05:00Z">
        <w:r>
          <w:rPr/>
          <w:tab/>
          <w:tab/>
          <w:tab/>
          <w:t>&lt;security-role name="authenticated"&gt;</w:t>
        </w:r>
      </w:ins>
    </w:p>
    <w:p>
      <w:pPr>
        <w:pStyle w:val="Normal"/>
        <w:rPr/>
      </w:pPr>
      <w:ins w:id="138" w:author="kaaron" w:date="2016-01-29T16:05:00Z">
        <w:r>
          <w:rPr/>
          <w:tab/>
          <w:tab/>
          <w:tab/>
          <w:tab/>
          <w:t>&lt;special-subject type="ALL_AUTHENTICATED_USERS" /&gt;</w:t>
        </w:r>
      </w:ins>
    </w:p>
    <w:p>
      <w:pPr>
        <w:pStyle w:val="Normal"/>
        <w:rPr/>
      </w:pPr>
      <w:ins w:id="139" w:author="kaaron" w:date="2016-01-29T16:05:00Z">
        <w:r>
          <w:rPr/>
          <w:tab/>
          <w:tab/>
          <w:tab/>
          <w:t>&lt;/security-role&gt;</w:t>
        </w:r>
      </w:ins>
    </w:p>
    <w:p>
      <w:pPr>
        <w:pStyle w:val="Normal"/>
        <w:rPr/>
      </w:pPr>
      <w:ins w:id="140" w:author="kaaron" w:date="2016-01-29T16:05:00Z">
        <w:r>
          <w:rPr/>
          <w:tab/>
          <w:tab/>
          <w:tab/>
          <w:t>&lt;security-role name="uploader"&gt;</w:t>
        </w:r>
      </w:ins>
    </w:p>
    <w:p>
      <w:pPr>
        <w:pStyle w:val="Normal"/>
        <w:rPr/>
      </w:pPr>
      <w:ins w:id="141" w:author="kaaron" w:date="2016-01-29T16:05:00Z">
        <w:r>
          <w:rPr/>
          <w:tab/>
          <w:tab/>
          <w:tab/>
          <w:tab/>
          <w:t>&lt;group name="uploader" /&gt;</w:t>
        </w:r>
      </w:ins>
    </w:p>
    <w:p>
      <w:pPr>
        <w:pStyle w:val="Normal"/>
        <w:rPr/>
      </w:pPr>
      <w:ins w:id="142" w:author="kaaron" w:date="2016-01-29T16:05:00Z">
        <w:r>
          <w:rPr/>
          <w:tab/>
          <w:tab/>
          <w:tab/>
          <w:t>&lt;/security-role&gt;</w:t>
        </w:r>
      </w:ins>
    </w:p>
    <w:p>
      <w:pPr>
        <w:pStyle w:val="Normal"/>
        <w:rPr/>
      </w:pPr>
      <w:ins w:id="143" w:author="kaaron" w:date="2016-01-29T16:05:00Z">
        <w:r>
          <w:rPr/>
          <w:tab/>
          <w:tab/>
          <w:t>&lt;/application-bnd&gt;</w:t>
        </w:r>
      </w:ins>
    </w:p>
    <w:p>
      <w:pPr>
        <w:pStyle w:val="Normal"/>
        <w:rPr/>
      </w:pPr>
      <w:ins w:id="144" w:author="kaaron" w:date="2016-01-29T16:05:00Z">
        <w:r>
          <w:rPr/>
          <w:tab/>
          <w:t>&lt;/application&gt;</w:t>
        </w:r>
      </w:ins>
    </w:p>
    <w:p>
      <w:pPr>
        <w:pStyle w:val="BBody"/>
        <w:keepNext/>
        <w:rPr/>
      </w:pPr>
      <w:r>
        <w:rPr/>
      </w:r>
    </w:p>
    <w:p>
      <w:pPr>
        <w:pStyle w:val="Caption1"/>
        <w:rPr/>
      </w:pPr>
      <w:r>
        <w:rPr/>
        <w:t xml:space="preserve">Figure </w:t>
      </w:r>
      <w:r>
        <w:rPr/>
        <w:fldChar w:fldCharType="begin"/>
      </w:r>
      <w:r>
        <w:instrText> SEQ Figure \* ARABIC </w:instrText>
      </w:r>
      <w:r>
        <w:fldChar w:fldCharType="separate"/>
      </w:r>
      <w:r>
        <w:t>32</w:t>
      </w:r>
      <w:r>
        <w:fldChar w:fldCharType="end"/>
      </w:r>
      <w:r>
        <w:rPr/>
        <w:t>: Application security roles</w:t>
      </w:r>
    </w:p>
    <w:p>
      <w:pPr>
        <w:pStyle w:val="Normal"/>
        <w:rPr>
          <w:b/>
          <w:b/>
        </w:rPr>
      </w:pPr>
      <w:r>
        <w:rPr/>
        <w:t xml:space="preserve">Remove the SAR project from the EAR project. Right click the </w:t>
      </w:r>
      <w:r>
        <w:rPr>
          <w:b/>
        </w:rPr>
        <w:t>DocumentManagerSAR</w:t>
      </w:r>
      <w:r>
        <w:rPr/>
        <w:t xml:space="preserve"> project and click </w:t>
      </w:r>
      <w:r>
        <w:rPr>
          <w:b/>
        </w:rPr>
        <w:t xml:space="preserve">Delete. </w:t>
      </w:r>
      <w:r>
        <w:rPr/>
        <w:t>Select the</w:t>
      </w:r>
      <w:r>
        <w:rPr>
          <w:b/>
        </w:rPr>
        <w:t xml:space="preserve"> Delete project contents on disk check box </w:t>
      </w:r>
      <w:r>
        <w:rPr/>
        <w:t>and click</w:t>
      </w:r>
      <w:r>
        <w:rPr>
          <w:b/>
        </w:rPr>
        <w:t xml:space="preserve"> OK.</w:t>
      </w:r>
    </w:p>
    <w:p>
      <w:pPr>
        <w:pStyle w:val="Heading4"/>
        <w:rPr/>
      </w:pPr>
      <w:r>
        <w:rPr/>
        <w:t>Migrate Hibernate configuration</w:t>
      </w:r>
    </w:p>
    <w:p>
      <w:pPr>
        <w:pStyle w:val="Normal"/>
        <w:rPr/>
      </w:pPr>
      <w:r>
        <w:rPr/>
        <w:t>Hibernate configuration is in hibernate.cfg.xml file in the DocumentManagerHibernate project.</w:t>
      </w:r>
    </w:p>
    <w:p>
      <w:pPr>
        <w:pStyle w:val="Normal"/>
        <w:rPr/>
      </w:pPr>
      <w:del w:id="145" w:author="kaaron" w:date="2016-01-29T16:08:00Z">
        <w:r>
          <w:rPr/>
          <w:delText xml:space="preserve">Open hibernate_cfg.xml in </w:delText>
        </w:r>
      </w:del>
      <w:del w:id="146" w:author="kaaron" w:date="2016-01-29T16:08:00Z">
        <w:r>
          <w:rPr>
            <w:b/>
          </w:rPr>
          <w:delText>DocumentManagerHibernate/src</w:delText>
        </w:r>
      </w:del>
      <w:del w:id="147" w:author="kaaron" w:date="2016-01-29T16:08:00Z">
        <w:r>
          <w:rPr/>
          <w:delText xml:space="preserve"> and change the </w:delText>
        </w:r>
      </w:del>
      <w:del w:id="148" w:author="kaaron" w:date="2016-01-29T16:08:00Z">
        <w:r>
          <w:rPr>
            <w:b/>
          </w:rPr>
          <w:delText>connection.datasource</w:delText>
        </w:r>
      </w:del>
      <w:del w:id="149" w:author="kaaron" w:date="2016-01-29T16:08:00Z">
        <w:r>
          <w:rPr/>
          <w:delText xml:space="preserve"> property from </w:delText>
        </w:r>
      </w:del>
      <w:del w:id="150" w:author="kaaron" w:date="2016-01-29T16:08:00Z">
        <w:r>
          <w:rPr>
            <w:b/>
          </w:rPr>
          <w:delText>java:jdbc/DerbyDS</w:delText>
        </w:r>
      </w:del>
      <w:del w:id="151" w:author="kaaron" w:date="2016-01-29T16:08:00Z">
        <w:r>
          <w:rPr/>
          <w:delText xml:space="preserve"> to </w:delText>
        </w:r>
      </w:del>
      <w:del w:id="152" w:author="kaaron" w:date="2016-01-29T16:08:00Z">
        <w:r>
          <w:rPr>
            <w:b/>
          </w:rPr>
          <w:delText>jdbc/DerbyDS</w:delText>
        </w:r>
      </w:del>
      <w:del w:id="153" w:author="kaaron" w:date="2016-01-29T16:08:00Z">
        <w:r>
          <w:rPr/>
          <w:delText>.</w:delText>
        </w:r>
      </w:del>
    </w:p>
    <w:p>
      <w:pPr>
        <w:pStyle w:val="Normal"/>
        <w:numPr>
          <w:ilvl w:val="0"/>
          <w:numId w:val="59"/>
        </w:numPr>
        <w:rPr/>
      </w:pPr>
      <w:r>
        <w:rPr/>
        <w:t xml:space="preserve">Change the </w:t>
      </w:r>
      <w:r>
        <w:rPr>
          <w:b/>
        </w:rPr>
        <w:t>transaction.manager_lookup_class</w:t>
      </w:r>
      <w:r>
        <w:rPr/>
        <w:t xml:space="preserve"> to use the WebSphere lookup class </w:t>
      </w:r>
      <w:r>
        <w:rPr>
          <w:b/>
        </w:rPr>
        <w:t>org.hibernate.transa</w:t>
      </w:r>
      <w:ins w:id="154" w:author="kaaron" w:date="2016-01-29T16:09:00Z">
        <w:r>
          <w:rPr>
            <w:b/>
          </w:rPr>
          <w:t>c</w:t>
        </w:r>
      </w:ins>
      <w:r>
        <w:rPr>
          <w:b/>
        </w:rPr>
        <w:t>tion.WebSphereExtendedJTATransactionLookup</w:t>
      </w:r>
      <w:ins w:id="155" w:author="kaaron" w:date="2016-02-02T09:45:00Z">
        <w:r>
          <w:rPr/>
          <w:t>.</w:t>
        </w:r>
      </w:ins>
    </w:p>
    <w:p>
      <w:pPr>
        <w:pStyle w:val="Normal"/>
        <w:numPr>
          <w:ilvl w:val="0"/>
          <w:numId w:val="59"/>
        </w:numPr>
        <w:rPr/>
      </w:pPr>
      <w:r>
        <w:rPr/>
        <w:t xml:space="preserve">Comment out </w:t>
      </w:r>
      <w:ins w:id="156" w:author="Unknown Author" w:date="2016-02-04T16:47:00Z">
        <w:r>
          <w:rPr/>
          <w:t>transaction.factory_class</w:t>
        </w:r>
      </w:ins>
      <w:r>
        <w:rPr/>
        <w:t xml:space="preserve"> </w:t>
      </w:r>
      <w:r>
        <w:rPr/>
        <w:t>element</w:t>
      </w:r>
      <w:r>
        <w:rPr/>
        <w:t>.</w:t>
      </w:r>
    </w:p>
    <w:p>
      <w:pPr>
        <w:pStyle w:val="Heading4"/>
        <w:rPr/>
      </w:pPr>
      <w:ins w:id="157" w:author="Unknown Author" w:date="2016-02-09T11:37:00Z">
        <w:r>
          <w:rPr/>
          <w:t>Add logout fix to logout controller</w:t>
        </w:r>
      </w:ins>
    </w:p>
    <w:p>
      <w:pPr>
        <w:pStyle w:val="Normal"/>
        <w:rPr/>
      </w:pPr>
      <w:ins w:id="158" w:author="Unknown Author" w:date="2016-02-09T11:37:00Z">
        <w:r>
          <w:rPr/>
          <w:t>1. In DocumentManagerWeb project, LogoutServlet class add this code to logOut method:</w:t>
        </w:r>
      </w:ins>
    </w:p>
    <w:p>
      <w:pPr>
        <w:pStyle w:val="Code"/>
        <w:rPr/>
      </w:pPr>
      <w:ins w:id="159" w:author="Unknown Author" w:date="2016-02-09T11:37:00Z">
        <w:r>
          <w:rPr/>
          <w:tab/>
          <w:t>private void logOut(HttpServletRequest req, HttpServletResponse res) throws ServletException, IOException {</w:t>
        </w:r>
      </w:ins>
    </w:p>
    <w:p>
      <w:pPr>
        <w:pStyle w:val="Code"/>
        <w:rPr/>
      </w:pPr>
      <w:ins w:id="160" w:author="Unknown Author" w:date="2016-02-09T11:37:00Z">
        <w:r>
          <w:rPr/>
          <w:tab/>
          <w:tab/>
          <w:t>HttpSession session = req.getSession();</w:t>
        </w:r>
      </w:ins>
    </w:p>
    <w:p>
      <w:pPr>
        <w:pStyle w:val="Code"/>
        <w:rPr/>
      </w:pPr>
      <w:ins w:id="161" w:author="Unknown Author" w:date="2016-02-09T11:37:00Z">
        <w:r>
          <w:rPr/>
          <w:tab/>
          <w:tab/>
          <w:t>session.invalidate();</w:t>
        </w:r>
      </w:ins>
    </w:p>
    <w:p>
      <w:pPr>
        <w:pStyle w:val="Code"/>
        <w:rPr>
          <w:highlight w:val="yellow"/>
        </w:rPr>
      </w:pPr>
      <w:ins w:id="162" w:author="Unknown Author" w:date="2016-02-09T11:37:00Z">
        <w:r>
          <w:rPr>
            <w:highlight w:val="yellow"/>
          </w:rPr>
          <w:tab/>
          <w:tab/>
          <w:t>req.logout();</w:t>
        </w:r>
      </w:ins>
    </w:p>
    <w:p>
      <w:pPr>
        <w:pStyle w:val="Code"/>
        <w:rPr/>
      </w:pPr>
      <w:ins w:id="163" w:author="Unknown Author" w:date="2016-02-09T11:37:00Z">
        <w:r>
          <w:rPr/>
          <w:tab/>
          <w:tab/>
        </w:r>
      </w:ins>
    </w:p>
    <w:p>
      <w:pPr>
        <w:pStyle w:val="Code"/>
        <w:rPr/>
      </w:pPr>
      <w:ins w:id="164" w:author="Unknown Author" w:date="2016-02-09T11:37:00Z">
        <w:r>
          <w:rPr/>
          <w:tab/>
          <w:tab/>
          <w:t>res.sendRedirect( req.getContextPath() +"/");</w:t>
        </w:r>
      </w:ins>
    </w:p>
    <w:p>
      <w:pPr>
        <w:pStyle w:val="Code"/>
        <w:rPr/>
      </w:pPr>
      <w:ins w:id="165" w:author="Unknown Author" w:date="2016-02-09T11:37:00Z">
        <w:r>
          <w:rPr/>
          <w:tab/>
          <w:tab/>
          <w:t>return;</w:t>
        </w:r>
      </w:ins>
    </w:p>
    <w:p>
      <w:pPr>
        <w:pStyle w:val="Code"/>
        <w:rPr/>
      </w:pPr>
      <w:ins w:id="166" w:author="Unknown Author" w:date="2016-02-09T11:37:00Z">
        <w:r>
          <w:rPr/>
          <w:tab/>
          <w:t>}</w:t>
        </w:r>
      </w:ins>
    </w:p>
    <w:p>
      <w:pPr>
        <w:pStyle w:val="Heading5"/>
        <w:rPr/>
      </w:pPr>
      <w:r>
        <w:rPr/>
        <w:t>Deploy and test the application on Liberty</w:t>
      </w:r>
    </w:p>
    <w:p>
      <w:pPr>
        <w:pStyle w:val="BBody"/>
        <w:rPr>
          <w:rFonts w:ascii="Arial" w:hAnsi="Arial" w:cs="Arial"/>
        </w:rPr>
      </w:pPr>
      <w:r>
        <w:rPr>
          <w:rFonts w:cs="Arial" w:ascii="Arial" w:hAnsi="Arial"/>
        </w:rPr>
        <w:t>Export the DocumentManager project as an EAR file called DocumentManager.ear.</w:t>
      </w:r>
    </w:p>
    <w:p>
      <w:pPr>
        <w:pStyle w:val="Normal"/>
        <w:rPr/>
      </w:pPr>
      <w:r>
        <w:rPr/>
        <w:t xml:space="preserve">Save the DocumentManager.ear in the server’s </w:t>
      </w:r>
      <w:ins w:id="167" w:author="kaaron" w:date="2016-02-02T09:47:00Z">
        <w:r>
          <w:rPr/>
          <w:t>&lt;SERVER_DIR&gt;\</w:t>
        </w:r>
      </w:ins>
      <w:r>
        <w:rPr/>
        <w:t>apps folder. (</w:t>
      </w:r>
      <w:r>
        <w:rPr/>
        <w:fldChar w:fldCharType="begin"/>
      </w:r>
      <w:r>
        <w:instrText> REF _Ref314323696 \h </w:instrText>
      </w:r>
      <w:r>
        <w:fldChar w:fldCharType="separate"/>
      </w:r>
      <w:r>
        <w:t>Figure 33</w:t>
      </w:r>
      <w:r>
        <w:fldChar w:fldCharType="end"/>
      </w:r>
      <w:r>
        <w:rPr/>
        <w:t>)</w:t>
      </w:r>
    </w:p>
    <w:p>
      <w:pPr>
        <w:pStyle w:val="BBody"/>
        <w:keepNext/>
        <w:rPr/>
      </w:pPr>
      <w:r>
        <w:rPr/>
        <w:drawing>
          <wp:inline distT="0" distB="0" distL="0" distR="0">
            <wp:extent cx="4019550" cy="2000250"/>
            <wp:effectExtent l="0" t="0" r="0" b="0"/>
            <wp:docPr id="4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 descr=""/>
                    <pic:cNvPicPr>
                      <a:picLocks noChangeAspect="1" noChangeArrowheads="1"/>
                    </pic:cNvPicPr>
                  </pic:nvPicPr>
                  <pic:blipFill>
                    <a:blip r:embed="rId46"/>
                    <a:stretch>
                      <a:fillRect/>
                    </a:stretch>
                  </pic:blipFill>
                  <pic:spPr bwMode="auto">
                    <a:xfrm>
                      <a:off x="0" y="0"/>
                      <a:ext cx="4019550" cy="2000250"/>
                    </a:xfrm>
                    <a:prstGeom prst="rect">
                      <a:avLst/>
                    </a:prstGeom>
                  </pic:spPr>
                </pic:pic>
              </a:graphicData>
            </a:graphic>
          </wp:inline>
        </w:drawing>
      </w:r>
    </w:p>
    <w:p>
      <w:pPr>
        <w:pStyle w:val="Caption1"/>
        <w:rPr/>
      </w:pPr>
      <w:bookmarkStart w:id="46" w:name="_Ref314323696"/>
      <w:r>
        <w:rPr/>
        <w:t xml:space="preserve">Figure </w:t>
      </w:r>
      <w:r>
        <w:rPr/>
        <w:fldChar w:fldCharType="begin"/>
      </w:r>
      <w:r>
        <w:instrText> SEQ Figure \* ARABIC </w:instrText>
      </w:r>
      <w:r>
        <w:fldChar w:fldCharType="separate"/>
      </w:r>
      <w:r>
        <w:t>33</w:t>
      </w:r>
      <w:r>
        <w:fldChar w:fldCharType="end"/>
      </w:r>
      <w:bookmarkEnd w:id="46"/>
      <w:r>
        <w:rPr/>
        <w:t>: DocumentManagement.ear folder</w:t>
      </w:r>
    </w:p>
    <w:p>
      <w:pPr>
        <w:pStyle w:val="Normal"/>
        <w:rPr/>
      </w:pPr>
      <w:r>
        <w:rPr>
          <w:rFonts w:cs="Arial"/>
        </w:rPr>
        <w:t xml:space="preserve">Start the Liberty server. In web browser navigate to the application URL: </w:t>
      </w:r>
      <w:hyperlink r:id="rId47">
        <w:r>
          <w:rPr>
            <w:webHidden/>
            <w:rStyle w:val="InternetLink"/>
            <w:rFonts w:cs="Arial"/>
            <w:vanish/>
          </w:rPr>
          <w:t>http://localhost:9080/document</w:t>
        </w:r>
      </w:hyperlink>
      <w:r>
        <w:rPr>
          <w:rFonts w:cs="Arial"/>
        </w:rPr>
        <w:t xml:space="preserve">. Make sure </w:t>
      </w:r>
      <w:del w:id="168" w:author="kaaron" w:date="2016-01-29T16:21:00Z">
        <w:r>
          <w:rPr>
            <w:rFonts w:cs="Arial"/>
          </w:rPr>
          <w:delText xml:space="preserve">Derby </w:delText>
        </w:r>
      </w:del>
      <w:ins w:id="169" w:author="kaaron" w:date="2016-01-29T16:21:00Z">
        <w:r>
          <w:rPr>
            <w:rFonts w:cs="Arial"/>
          </w:rPr>
          <w:t xml:space="preserve">MySQL </w:t>
        </w:r>
      </w:ins>
      <w:r>
        <w:rPr>
          <w:rFonts w:cs="Arial"/>
        </w:rPr>
        <w:t>database is running.</w:t>
      </w:r>
    </w:p>
    <w:p>
      <w:pPr>
        <w:pStyle w:val="Normal"/>
        <w:rPr>
          <w:rFonts w:cs="Arial"/>
        </w:rPr>
      </w:pPr>
      <w:r>
        <w:rPr/>
        <w:t>After successful login, the application redirects to the Documents page. Observe that only the editor can upload the documents based on security role mappings.</w:t>
      </w:r>
    </w:p>
    <w:p>
      <w:pPr>
        <w:pStyle w:val="Heading2"/>
        <w:rPr/>
      </w:pPr>
      <w:bookmarkStart w:id="47" w:name="_Toc314324432"/>
      <w:bookmarkEnd w:id="23"/>
      <w:bookmarkEnd w:id="47"/>
      <w:r>
        <w:rPr/>
        <w:t>Step 4: Deploy to Bluemix</w:t>
      </w:r>
    </w:p>
    <w:p>
      <w:pPr>
        <w:pStyle w:val="Normal"/>
        <w:rPr/>
      </w:pPr>
      <w:r>
        <w:rPr/>
        <w:t>Using Eclipse to deploy your application to Bluemix is virtually the same as doing a local deploy to Liberty server. There is just one-time setup to get started, and then your Bluemix account will look just like any other server available to deploy and run your application.</w:t>
      </w:r>
    </w:p>
    <w:p>
      <w:pPr>
        <w:pStyle w:val="ListParagraph"/>
        <w:numPr>
          <w:ilvl w:val="0"/>
          <w:numId w:val="50"/>
        </w:numPr>
        <w:rPr/>
      </w:pPr>
      <w:r>
        <w:rPr/>
        <w:t>Install the Bluemix tool into Eclipse through the Eclipse Marketplace. Follow </w:t>
      </w:r>
      <w:r>
        <w:rPr>
          <w:b/>
          <w:bCs/>
        </w:rPr>
        <w:t>Help</w:t>
      </w:r>
      <w:r>
        <w:rPr/>
        <w:t> &gt; </w:t>
      </w:r>
      <w:r>
        <w:rPr>
          <w:b/>
          <w:bCs/>
        </w:rPr>
        <w:t>Eclipse Marketplace</w:t>
      </w:r>
      <w:r>
        <w:rPr/>
        <w:t>. Find IBM Eclipse Tools for Bluemix and click </w:t>
      </w:r>
      <w:r>
        <w:rPr>
          <w:b/>
          <w:bCs/>
        </w:rPr>
        <w:t>Install</w:t>
      </w:r>
      <w:r>
        <w:rPr/>
        <w:t>. Click </w:t>
      </w:r>
      <w:r>
        <w:rPr>
          <w:b/>
          <w:bCs/>
        </w:rPr>
        <w:t>Confirm</w:t>
      </w:r>
      <w:r>
        <w:rPr/>
        <w:t>. Accept the licenses and click </w:t>
      </w:r>
      <w:r>
        <w:rPr>
          <w:b/>
          <w:bCs/>
        </w:rPr>
        <w:t>Finish</w:t>
      </w:r>
      <w:r>
        <w:rPr/>
        <w:t>. Restart Eclipse.</w:t>
      </w:r>
    </w:p>
    <w:p>
      <w:pPr>
        <w:pStyle w:val="ListParagraph"/>
        <w:numPr>
          <w:ilvl w:val="0"/>
          <w:numId w:val="50"/>
        </w:numPr>
        <w:rPr/>
      </w:pPr>
      <w:r>
        <w:rPr/>
        <w:t>Now, you can create a Bluemix server. In the Servers tab, right-click, select </w:t>
      </w:r>
      <w:r>
        <w:rPr>
          <w:b/>
          <w:bCs/>
        </w:rPr>
        <w:t>New</w:t>
      </w:r>
      <w:r>
        <w:rPr/>
        <w:t> &gt;</w:t>
      </w:r>
      <w:r>
        <w:rPr>
          <w:b/>
          <w:bCs/>
        </w:rPr>
        <w:t>Server</w:t>
      </w:r>
      <w:r>
        <w:rPr/>
        <w:t>, and select </w:t>
      </w:r>
      <w:r>
        <w:rPr>
          <w:b/>
          <w:bCs/>
        </w:rPr>
        <w:t>IBM</w:t>
      </w:r>
      <w:r>
        <w:rPr/>
        <w:t> &gt; </w:t>
      </w:r>
      <w:r>
        <w:rPr>
          <w:b/>
          <w:bCs/>
        </w:rPr>
        <w:t>IBM Bluemix</w:t>
      </w:r>
      <w:r>
        <w:rPr/>
        <w:t>. Click </w:t>
      </w:r>
      <w:r>
        <w:rPr>
          <w:b/>
          <w:bCs/>
        </w:rPr>
        <w:t>Next</w:t>
      </w:r>
      <w:r>
        <w:rPr/>
        <w:t>.</w:t>
      </w:r>
    </w:p>
    <w:p>
      <w:pPr>
        <w:pStyle w:val="ListParagraph"/>
        <w:numPr>
          <w:ilvl w:val="0"/>
          <w:numId w:val="50"/>
        </w:numPr>
        <w:rPr/>
      </w:pPr>
      <w:r>
        <w:rPr/>
        <w:t>Enter your account information and click </w:t>
      </w:r>
      <w:r>
        <w:rPr>
          <w:b/>
          <w:bCs/>
        </w:rPr>
        <w:t>Validate Account</w:t>
      </w:r>
      <w:r>
        <w:rPr/>
        <w:t>. Follow the prompts to create the server. We are choosing to use a database in the cloud, so next we need to create the database service to use. This can be done through the IBM Bluemix dashboard.</w:t>
      </w:r>
    </w:p>
    <w:p>
      <w:pPr>
        <w:pStyle w:val="Normal"/>
        <w:rPr/>
      </w:pPr>
      <w:r>
        <w:rPr/>
        <w:t xml:space="preserve">Go to bluemix.net, Login using IBM id you used to sign up for Bluemix. Click on Catalog Tab and go to Data &amp; Analytics section. Double Click on ClearDB MySQL Database icon. See </w:t>
      </w:r>
      <w:r>
        <w:rPr/>
        <w:fldChar w:fldCharType="begin"/>
      </w:r>
      <w:r>
        <w:instrText> REF _Ref314399129 \h </w:instrText>
      </w:r>
      <w:r>
        <w:fldChar w:fldCharType="separate"/>
      </w:r>
      <w:r>
        <w:t>Figure 34</w:t>
      </w:r>
      <w:r>
        <w:fldChar w:fldCharType="end"/>
      </w:r>
      <w:r>
        <w:rPr/>
        <w:t xml:space="preserve">. </w:t>
      </w:r>
    </w:p>
    <w:p>
      <w:pPr>
        <w:pStyle w:val="Normal"/>
        <w:keepNext/>
        <w:shd w:val="clear" w:color="auto" w:fill="FFFFFF"/>
        <w:spacing w:lineRule="atLeast" w:line="360" w:before="0" w:after="0"/>
        <w:contextualSpacing/>
        <w:textAlignment w:val="baseline"/>
        <w:rPr/>
      </w:pPr>
      <w:r>
        <w:rPr/>
        <w:drawing>
          <wp:inline distT="0" distB="0" distL="0" distR="0">
            <wp:extent cx="1428750" cy="2162175"/>
            <wp:effectExtent l="0" t="0" r="0" b="0"/>
            <wp:docPr id="4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9" descr=""/>
                    <pic:cNvPicPr>
                      <a:picLocks noChangeAspect="1" noChangeArrowheads="1"/>
                    </pic:cNvPicPr>
                  </pic:nvPicPr>
                  <pic:blipFill>
                    <a:blip r:embed="rId48"/>
                    <a:stretch>
                      <a:fillRect/>
                    </a:stretch>
                  </pic:blipFill>
                  <pic:spPr bwMode="auto">
                    <a:xfrm>
                      <a:off x="0" y="0"/>
                      <a:ext cx="1428750" cy="2162175"/>
                    </a:xfrm>
                    <a:prstGeom prst="rect">
                      <a:avLst/>
                    </a:prstGeom>
                  </pic:spPr>
                </pic:pic>
              </a:graphicData>
            </a:graphic>
          </wp:inline>
        </w:drawing>
      </w:r>
    </w:p>
    <w:p>
      <w:pPr>
        <w:pStyle w:val="Caption1"/>
        <w:rPr/>
      </w:pPr>
      <w:bookmarkStart w:id="48" w:name="_Ref314399129"/>
      <w:r>
        <w:rPr/>
        <w:t xml:space="preserve">Figure </w:t>
      </w:r>
      <w:r>
        <w:rPr/>
        <w:fldChar w:fldCharType="begin"/>
      </w:r>
      <w:r>
        <w:instrText> SEQ Figure \* ARABIC </w:instrText>
      </w:r>
      <w:r>
        <w:fldChar w:fldCharType="separate"/>
      </w:r>
      <w:r>
        <w:t>34</w:t>
      </w:r>
      <w:r>
        <w:fldChar w:fldCharType="end"/>
      </w:r>
      <w:bookmarkEnd w:id="48"/>
      <w:r>
        <w:rPr/>
        <w:t>: ClearDB MySQL service icon</w:t>
      </w:r>
    </w:p>
    <w:p>
      <w:pPr>
        <w:pStyle w:val="Normal"/>
        <w:shd w:val="clear" w:color="auto" w:fill="FFFFFF"/>
        <w:spacing w:lineRule="atLeast" w:line="360" w:before="0" w:after="0"/>
        <w:contextualSpacing/>
        <w:textAlignment w:val="baseline"/>
        <w:rPr/>
      </w:pPr>
      <w:r>
        <w:rPr>
          <w:rFonts w:cs="Arial"/>
          <w:color w:val="333333"/>
          <w:szCs w:val="22"/>
        </w:rPr>
        <w:t xml:space="preserve">Leave the database unbound, Name the database as documentmanager-db, Choose SparkDB plan and click Create as shown in </w:t>
      </w:r>
      <w:r>
        <w:rPr>
          <w:rFonts w:cs="Arial"/>
          <w:color w:val="333333"/>
          <w:szCs w:val="22"/>
        </w:rPr>
        <w:fldChar w:fldCharType="begin"/>
      </w:r>
      <w:r>
        <w:instrText> REF _Ref314399187 \h </w:instrText>
      </w:r>
      <w:r>
        <w:fldChar w:fldCharType="separate"/>
      </w:r>
      <w:r>
        <w:t>Figure 35</w:t>
      </w:r>
      <w:r>
        <w:fldChar w:fldCharType="end"/>
      </w:r>
      <w:r>
        <w:rPr>
          <w:rFonts w:cs="Arial"/>
          <w:color w:val="333333"/>
          <w:szCs w:val="22"/>
        </w:rPr>
        <w:t>.</w:t>
      </w:r>
    </w:p>
    <w:p>
      <w:pPr>
        <w:pStyle w:val="Normal"/>
        <w:keepNext/>
        <w:shd w:val="clear" w:color="auto" w:fill="FFFFFF"/>
        <w:spacing w:lineRule="atLeast" w:line="360" w:before="0" w:after="0"/>
        <w:contextualSpacing/>
        <w:textAlignment w:val="baseline"/>
        <w:rPr/>
      </w:pPr>
      <w:r>
        <w:rPr/>
        <w:drawing>
          <wp:inline distT="0" distB="0" distL="0" distR="0">
            <wp:extent cx="5943600" cy="2404745"/>
            <wp:effectExtent l="0" t="0" r="0" b="0"/>
            <wp:docPr id="4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descr=""/>
                    <pic:cNvPicPr>
                      <a:picLocks noChangeAspect="1" noChangeArrowheads="1"/>
                    </pic:cNvPicPr>
                  </pic:nvPicPr>
                  <pic:blipFill>
                    <a:blip r:embed="rId49"/>
                    <a:stretch>
                      <a:fillRect/>
                    </a:stretch>
                  </pic:blipFill>
                  <pic:spPr bwMode="auto">
                    <a:xfrm>
                      <a:off x="0" y="0"/>
                      <a:ext cx="5943600" cy="2404745"/>
                    </a:xfrm>
                    <a:prstGeom prst="rect">
                      <a:avLst/>
                    </a:prstGeom>
                  </pic:spPr>
                </pic:pic>
              </a:graphicData>
            </a:graphic>
          </wp:inline>
        </w:drawing>
      </w:r>
    </w:p>
    <w:p>
      <w:pPr>
        <w:pStyle w:val="Caption1"/>
        <w:rPr/>
      </w:pPr>
      <w:bookmarkStart w:id="49" w:name="_Ref314399187"/>
      <w:r>
        <w:rPr/>
        <w:t xml:space="preserve">Figure </w:t>
      </w:r>
      <w:r>
        <w:rPr/>
        <w:fldChar w:fldCharType="begin"/>
      </w:r>
      <w:r>
        <w:instrText> SEQ Figure \* ARABIC </w:instrText>
      </w:r>
      <w:r>
        <w:fldChar w:fldCharType="separate"/>
      </w:r>
      <w:r>
        <w:t>35</w:t>
      </w:r>
      <w:r>
        <w:fldChar w:fldCharType="end"/>
      </w:r>
      <w:bookmarkEnd w:id="49"/>
      <w:r>
        <w:rPr/>
        <w:t>: ClearDB MySQL settings</w:t>
      </w:r>
    </w:p>
    <w:p>
      <w:pPr>
        <w:pStyle w:val="Normal"/>
        <w:rPr/>
      </w:pPr>
      <w:r>
        <w:rPr/>
        <w:t>After the database is created, we will deploy the application to IBM Bluemix from Eclipse and bind to the database in the IBM Cloud.</w:t>
      </w:r>
    </w:p>
    <w:p>
      <w:pPr>
        <w:pStyle w:val="Normal"/>
        <w:rPr/>
      </w:pPr>
      <w:r>
        <w:rPr/>
        <w:t>A best practice in Cloud Foundry is to use what's called a </w:t>
      </w:r>
      <w:r>
        <w:rPr>
          <w:i/>
          <w:iCs/>
        </w:rPr>
        <w:t>manifest.yml</w:t>
      </w:r>
      <w:r>
        <w:rPr/>
        <w:t> file when deploying your applications. A manifest.yml file is similar to the idea of a manifest file in a Java JAR or WAR file. It is information that helps Cloud Foundry tooling understand how your application is constructed.</w:t>
      </w:r>
    </w:p>
    <w:p>
      <w:pPr>
        <w:pStyle w:val="Normal"/>
        <w:rPr/>
      </w:pPr>
      <w:r>
        <w:rPr/>
        <w:t xml:space="preserve">Manifests are written in YAML. Let's look at the manifest.yml file we are going to use with the sample application, shown in </w:t>
      </w:r>
      <w:r>
        <w:rPr/>
        <w:fldChar w:fldCharType="begin"/>
      </w:r>
      <w:r>
        <w:instrText> REF _Ref314213647 \h </w:instrText>
      </w:r>
      <w:r>
        <w:fldChar w:fldCharType="separate"/>
      </w:r>
      <w:r>
        <w:t>Figure 36</w:t>
      </w:r>
      <w:r>
        <w:fldChar w:fldCharType="end"/>
      </w:r>
      <w:r>
        <w:rPr/>
        <w:t>. The host name should be unique to deploy the app to Public Bluemix.</w:t>
      </w:r>
    </w:p>
    <w:p>
      <w:pPr>
        <w:pStyle w:val="Normal"/>
        <w:rPr/>
      </w:pPr>
      <w:ins w:id="170" w:author="Unknown Author" w:date="2016-02-09T11:40:00Z">
        <w:r>
          <w:rPr/>
          <w:t xml:space="preserve">Create manifest.yml file with this </w:t>
        </w:r>
      </w:ins>
      <w:ins w:id="171" w:author="Unknown Author" w:date="2016-02-09T11:41:00Z">
        <w:r>
          <w:rPr/>
          <w:t>content. This file can be created anywhere since we are going to specify absolute path for deployment artifact.</w:t>
        </w:r>
      </w:ins>
    </w:p>
    <w:p>
      <w:pPr>
        <w:pStyle w:val="Normal"/>
        <w:shd w:val="clear" w:color="auto" w:fill="FFFFFF"/>
        <w:spacing w:lineRule="atLeast" w:line="360" w:before="0" w:after="0"/>
        <w:contextualSpacing/>
        <w:textAlignment w:val="baseline"/>
        <w:rPr>
          <w:rFonts w:cs="Arial"/>
          <w:color w:val="333333"/>
          <w:szCs w:val="22"/>
        </w:rPr>
      </w:pPr>
      <w:r>
        <w:rPr>
          <w:rFonts w:cs="Arial"/>
          <w:color w:val="333333"/>
          <w:szCs w:val="22"/>
        </w:rPr>
      </w:r>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172" w:author="Unknown Author" w:date="2016-02-09T11:42:00Z">
        <w:r>
          <w:rPr>
            <w:rFonts w:cs="Arial"/>
            <w:color w:val="333333"/>
            <w:szCs w:val="22"/>
          </w:rPr>
          <w:delText>applications:</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173" w:author="Unknown Author" w:date="2016-02-09T11:42:00Z">
        <w:r>
          <w:rPr>
            <w:rFonts w:cs="Arial"/>
            <w:color w:val="333333"/>
            <w:szCs w:val="22"/>
          </w:rPr>
          <w:delText>- name: documentmanager</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174" w:author="Unknown Author" w:date="2016-02-09T11:42:00Z">
        <w:r>
          <w:rPr>
            <w:rFonts w:cs="Arial"/>
            <w:color w:val="333333"/>
            <w:szCs w:val="22"/>
          </w:rPr>
          <w:delText xml:space="preserve">  </w:delText>
        </w:r>
      </w:del>
      <w:del w:id="175" w:author="Unknown Author" w:date="2016-02-09T11:42:00Z">
        <w:r>
          <w:rPr>
            <w:rFonts w:cs="Arial"/>
            <w:color w:val="333333"/>
            <w:szCs w:val="22"/>
          </w:rPr>
          <w:delText>memory: 512M</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176" w:author="Unknown Author" w:date="2016-02-09T11:42:00Z">
        <w:r>
          <w:rPr>
            <w:rFonts w:cs="Arial"/>
            <w:color w:val="333333"/>
            <w:szCs w:val="22"/>
          </w:rPr>
          <w:delText xml:space="preserve">  </w:delText>
        </w:r>
      </w:del>
      <w:del w:id="177" w:author="Unknown Author" w:date="2016-02-09T11:42:00Z">
        <w:r>
          <w:rPr>
            <w:rFonts w:cs="Arial"/>
            <w:color w:val="333333"/>
            <w:szCs w:val="22"/>
          </w:rPr>
          <w:delText>path: DocumentManager.ear</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178" w:author="Unknown Author" w:date="2016-02-09T11:42:00Z">
        <w:r>
          <w:rPr>
            <w:rFonts w:cs="Arial"/>
            <w:color w:val="333333"/>
            <w:szCs w:val="22"/>
          </w:rPr>
          <w:delText xml:space="preserve">  </w:delText>
        </w:r>
      </w:del>
      <w:del w:id="179" w:author="Unknown Author" w:date="2016-02-09T11:42:00Z">
        <w:r>
          <w:rPr>
            <w:rFonts w:cs="Arial"/>
            <w:color w:val="333333"/>
            <w:szCs w:val="22"/>
          </w:rPr>
          <w:delText>host: documentmanager-sk</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180" w:author="Unknown Author" w:date="2016-02-09T11:42:00Z">
        <w:r>
          <w:rPr>
            <w:rFonts w:cs="Arial"/>
            <w:color w:val="333333"/>
            <w:szCs w:val="22"/>
          </w:rPr>
          <w:delText xml:space="preserve">  </w:delText>
        </w:r>
      </w:del>
      <w:del w:id="181" w:author="Unknown Author" w:date="2016-02-09T11:42:00Z">
        <w:r>
          <w:rPr>
            <w:rFonts w:cs="Arial"/>
            <w:color w:val="333333"/>
            <w:szCs w:val="22"/>
          </w:rPr>
          <w:delText xml:space="preserve">buildpack: liberty-for-java </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182" w:author="Unknown Author" w:date="2016-02-09T11:42:00Z">
        <w:r>
          <w:rPr>
            <w:rFonts w:cs="Arial"/>
            <w:color w:val="333333"/>
            <w:szCs w:val="22"/>
          </w:rPr>
          <w:delText xml:space="preserve">  </w:delText>
        </w:r>
      </w:del>
      <w:del w:id="183" w:author="Unknown Author" w:date="2016-02-09T11:42:00Z">
        <w:r>
          <w:rPr>
            <w:rFonts w:cs="Arial"/>
            <w:color w:val="333333"/>
            <w:szCs w:val="22"/>
          </w:rPr>
          <w:delText>services:</w:delText>
        </w:r>
      </w:del>
    </w:p>
    <w:p>
      <w:pPr>
        <w:pStyle w:val="Normal"/>
        <w:shd w:val="clear" w:color="auto" w:fill="FFFFFF"/>
        <w:spacing w:lineRule="atLeast" w:line="360" w:before="0" w:after="0"/>
        <w:contextualSpacing/>
        <w:textAlignment w:val="baseline"/>
        <w:rPr>
          <w:rFonts w:cs="Arial"/>
          <w:color w:val="333333"/>
          <w:szCs w:val="22"/>
        </w:rPr>
      </w:pPr>
      <w:del w:id="184" w:author="Unknown Author" w:date="2016-02-09T11:42:00Z">
        <w:r>
          <w:rPr>
            <w:rFonts w:cs="Arial"/>
            <w:color w:val="333333"/>
            <w:szCs w:val="22"/>
          </w:rPr>
          <w:delText xml:space="preserve">  </w:delText>
        </w:r>
      </w:del>
      <w:del w:id="185" w:author="Unknown Author" w:date="2016-02-09T11:42:00Z">
        <w:r>
          <w:rPr>
            <w:rFonts w:cs="Arial"/>
            <w:color w:val="333333"/>
            <w:szCs w:val="22"/>
          </w:rPr>
          <w:delText>- documentmanager_db</w:delText>
        </w:r>
      </w:del>
    </w:p>
    <w:p>
      <w:pPr>
        <w:pStyle w:val="Code"/>
        <w:rPr/>
      </w:pPr>
      <w:ins w:id="186" w:author="Unknown Author" w:date="2016-02-09T11:42:00Z">
        <w:r>
          <w:rPr/>
          <w:t>---</w:t>
        </w:r>
      </w:ins>
    </w:p>
    <w:p>
      <w:pPr>
        <w:pStyle w:val="Code"/>
        <w:rPr/>
      </w:pPr>
      <w:ins w:id="187" w:author="Unknown Author" w:date="2016-02-09T11:42:00Z">
        <w:r>
          <w:rPr/>
          <w:t>applications:</w:t>
        </w:r>
      </w:ins>
    </w:p>
    <w:p>
      <w:pPr>
        <w:pStyle w:val="Code"/>
        <w:rPr/>
      </w:pPr>
      <w:ins w:id="188" w:author="Unknown Author" w:date="2016-02-09T11:42:00Z">
        <w:r>
          <w:rPr/>
          <w:t>- name: documentmanager</w:t>
        </w:r>
      </w:ins>
    </w:p>
    <w:p>
      <w:pPr>
        <w:pStyle w:val="Code"/>
        <w:rPr/>
      </w:pPr>
      <w:ins w:id="189" w:author="Unknown Author" w:date="2016-02-09T11:42:00Z">
        <w:r>
          <w:rPr/>
          <w:t xml:space="preserve">  </w:t>
        </w:r>
      </w:ins>
      <w:ins w:id="190" w:author="Unknown Author" w:date="2016-02-09T11:42:00Z">
        <w:r>
          <w:rPr/>
          <w:t>path: C:\dev\ApplicationServers\wlp-8.5.5.8\wlp\usr\servers\defaultServer</w:t>
        </w:r>
      </w:ins>
    </w:p>
    <w:p>
      <w:pPr>
        <w:pStyle w:val="Code"/>
        <w:rPr/>
      </w:pPr>
      <w:ins w:id="191" w:author="Unknown Author" w:date="2016-02-09T11:42:00Z">
        <w:r>
          <w:rPr/>
          <w:t xml:space="preserve">  </w:t>
        </w:r>
      </w:ins>
      <w:ins w:id="192" w:author="Unknown Author" w:date="2016-02-09T11:42:00Z">
        <w:r>
          <w:rPr/>
          <w:t>buildpack: liberty-for-java</w:t>
        </w:r>
      </w:ins>
    </w:p>
    <w:p>
      <w:pPr>
        <w:pStyle w:val="Code"/>
        <w:rPr/>
      </w:pPr>
      <w:ins w:id="193" w:author="Unknown Author" w:date="2016-02-09T11:42:00Z">
        <w:r>
          <w:rPr/>
          <w:t xml:space="preserve">  </w:t>
        </w:r>
      </w:ins>
      <w:ins w:id="194" w:author="Unknown Author" w:date="2016-02-09T11:42:00Z">
        <w:r>
          <w:rPr/>
          <w:t>memory: 512M</w:t>
        </w:r>
      </w:ins>
    </w:p>
    <w:p>
      <w:pPr>
        <w:pStyle w:val="Code"/>
        <w:rPr/>
      </w:pPr>
      <w:ins w:id="195" w:author="Unknown Author" w:date="2016-02-09T11:42:00Z">
        <w:r>
          <w:rPr/>
          <w:t xml:space="preserve">  </w:t>
        </w:r>
      </w:ins>
      <w:ins w:id="196" w:author="Unknown Author" w:date="2016-02-09T11:42:00Z">
        <w:r>
          <w:rPr/>
          <w:t>host: documentmanager</w:t>
        </w:r>
      </w:ins>
    </w:p>
    <w:p>
      <w:pPr>
        <w:pStyle w:val="Code"/>
        <w:rPr/>
      </w:pPr>
      <w:ins w:id="197" w:author="Unknown Author" w:date="2016-02-09T11:42:00Z">
        <w:r>
          <w:rPr/>
          <w:t xml:space="preserve">  </w:t>
        </w:r>
      </w:ins>
      <w:ins w:id="198" w:author="Unknown Author" w:date="2016-02-09T11:42:00Z">
        <w:r>
          <w:rPr/>
          <w:t>domain: mybluemix.net</w:t>
        </w:r>
      </w:ins>
    </w:p>
    <w:p>
      <w:pPr>
        <w:pStyle w:val="Code"/>
        <w:rPr/>
      </w:pPr>
      <w:ins w:id="199" w:author="Unknown Author" w:date="2016-02-09T11:42:00Z">
        <w:r>
          <w:rPr/>
          <w:t xml:space="preserve">  </w:t>
        </w:r>
      </w:ins>
      <w:ins w:id="200" w:author="Unknown Author" w:date="2016-02-09T11:42:00Z">
        <w:r>
          <w:rPr/>
          <w:t>services:</w:t>
        </w:r>
      </w:ins>
    </w:p>
    <w:p>
      <w:pPr>
        <w:pStyle w:val="Code"/>
        <w:rPr/>
      </w:pPr>
      <w:ins w:id="201" w:author="Unknown Author" w:date="2016-02-09T11:42:00Z">
        <w:r>
          <w:rPr/>
          <w:t xml:space="preserve">  </w:t>
        </w:r>
      </w:ins>
      <w:ins w:id="202" w:author="Unknown Author" w:date="2016-02-09T11:42:00Z">
        <w:r>
          <w:rPr/>
          <w:t>- documentmanager-db</w:t>
        </w:r>
      </w:ins>
    </w:p>
    <w:p>
      <w:pPr>
        <w:pStyle w:val="Caption1"/>
        <w:rPr/>
      </w:pPr>
      <w:bookmarkStart w:id="50" w:name="_Ref314213647"/>
      <w:r>
        <w:rPr/>
        <w:t xml:space="preserve">Figure </w:t>
      </w:r>
      <w:r>
        <w:rPr/>
        <w:fldChar w:fldCharType="begin"/>
      </w:r>
      <w:r>
        <w:instrText> SEQ Figure \* ARABIC </w:instrText>
      </w:r>
      <w:r>
        <w:fldChar w:fldCharType="separate"/>
      </w:r>
      <w:r>
        <w:t>36</w:t>
      </w:r>
      <w:r>
        <w:fldChar w:fldCharType="end"/>
      </w:r>
      <w:bookmarkEnd w:id="50"/>
      <w:r>
        <w:rPr/>
        <w:t>: manifest.yml</w:t>
      </w:r>
    </w:p>
    <w:p>
      <w:pPr>
        <w:pStyle w:val="Normal"/>
        <w:numPr>
          <w:ilvl w:val="0"/>
          <w:numId w:val="56"/>
        </w:numPr>
        <w:rPr/>
      </w:pPr>
      <w:ins w:id="203" w:author="Unknown Author" w:date="2016-02-09T11:44:00Z">
        <w:r>
          <w:rPr/>
          <w:t>Path parameter should point to your local server directory.</w:t>
        </w:r>
      </w:ins>
    </w:p>
    <w:p>
      <w:pPr>
        <w:pStyle w:val="Normal"/>
        <w:numPr>
          <w:ilvl w:val="0"/>
          <w:numId w:val="56"/>
        </w:numPr>
        <w:rPr/>
      </w:pPr>
      <w:ins w:id="204" w:author="Unknown Author" w:date="2016-02-09T11:44:00Z">
        <w:r>
          <w:rPr/>
          <w:t>Host is the name of the host where you want application to be accessible.</w:t>
        </w:r>
      </w:ins>
    </w:p>
    <w:p>
      <w:pPr>
        <w:pStyle w:val="Normal"/>
        <w:numPr>
          <w:ilvl w:val="0"/>
          <w:numId w:val="56"/>
        </w:numPr>
        <w:rPr/>
      </w:pPr>
      <w:ins w:id="205" w:author="Unknown Author" w:date="2016-02-09T11:44:00Z">
        <w:r>
          <w:rPr/>
          <w:t>Services should contain the name</w:t>
        </w:r>
      </w:ins>
      <w:ins w:id="206" w:author="Unknown Author" w:date="2016-02-09T11:45:00Z">
        <w:r>
          <w:rPr/>
          <w:t xml:space="preserve"> of your ClearDB service name.</w:t>
        </w:r>
      </w:ins>
    </w:p>
    <w:p>
      <w:pPr>
        <w:pStyle w:val="Normal"/>
        <w:rPr/>
      </w:pPr>
      <w:r>
        <w:rPr>
          <w:rFonts w:cs="Arial"/>
        </w:rPr>
        <w:t xml:space="preserve">In &lt;CLONED_DIR&gt;, you will see a file named </w:t>
      </w:r>
      <w:r>
        <w:rPr>
          <w:rFonts w:cs="Arial"/>
          <w:b/>
        </w:rPr>
        <w:t>RunningApponIBMCloud.txt</w:t>
      </w:r>
      <w:r>
        <w:rPr>
          <w:rFonts w:cs="Arial"/>
        </w:rPr>
        <w:t xml:space="preserve">. Open this file, to see all the instructions for running the </w:t>
      </w:r>
      <w:r>
        <w:rPr>
          <w:rFonts w:cs="Arial"/>
          <w:b/>
        </w:rPr>
        <w:t>Migrated JBoss Application on IBM Cloud using ClearDB MySQL server</w:t>
      </w:r>
      <w:r>
        <w:rPr>
          <w:rFonts w:cs="Arial"/>
        </w:rPr>
        <w:t>.</w:t>
      </w:r>
    </w:p>
    <w:p>
      <w:pPr>
        <w:pStyle w:val="Heading4"/>
        <w:rPr/>
      </w:pPr>
      <w:ins w:id="207" w:author="Unknown Author" w:date="2016-02-09T11:45:00Z">
        <w:r>
          <w:rPr/>
          <w:t>Change JDBC driver location</w:t>
        </w:r>
      </w:ins>
    </w:p>
    <w:p>
      <w:pPr>
        <w:pStyle w:val="Normal"/>
        <w:rPr/>
      </w:pPr>
      <w:ins w:id="208" w:author="Unknown Author" w:date="2016-02-09T11:45:00Z">
        <w:r>
          <w:rPr/>
          <w:t>Copy your MySQL JDBC driver jar file to &lt;server root directory&gt;/lib folder if not yet done.</w:t>
        </w:r>
      </w:ins>
    </w:p>
    <w:p>
      <w:pPr>
        <w:pStyle w:val="Heading4"/>
        <w:rPr/>
      </w:pPr>
      <w:ins w:id="209" w:author="Unknown Author" w:date="2016-02-09T11:45:00Z">
        <w:r>
          <w:rPr/>
          <w:t>Change server.xml file</w:t>
        </w:r>
      </w:ins>
    </w:p>
    <w:p>
      <w:pPr>
        <w:pStyle w:val="Normal"/>
        <w:rPr/>
      </w:pPr>
      <w:r>
        <w:rPr/>
        <w:t>Change or add these elements to set up database connection.</w:t>
      </w:r>
    </w:p>
    <w:p>
      <w:pPr>
        <w:pStyle w:val="Code"/>
        <w:rPr/>
      </w:pPr>
      <w:ins w:id="210" w:author="Unknown Author" w:date="2016-02-09T11:47:00Z">
        <w:r>
          <w:rPr/>
          <w:tab/>
          <w:t>&lt;!-- Bluemix configuration --&gt;</w:t>
        </w:r>
      </w:ins>
    </w:p>
    <w:p>
      <w:pPr>
        <w:pStyle w:val="Code"/>
        <w:rPr/>
      </w:pPr>
      <w:ins w:id="211" w:author="Unknown Author" w:date="2016-02-09T11:47:00Z">
        <w:r>
          <w:rPr/>
          <w:tab/>
          <w:t>&lt;library id="MySQLDriverLib"&gt;</w:t>
        </w:r>
      </w:ins>
    </w:p>
    <w:p>
      <w:pPr>
        <w:pStyle w:val="Code"/>
        <w:rPr/>
      </w:pPr>
      <w:ins w:id="212" w:author="Unknown Author" w:date="2016-02-09T11:47:00Z">
        <w:r>
          <w:rPr/>
          <w:tab/>
          <w:tab/>
          <w:t>&lt;fileset id='mysql-fileset' dir='</w:t>
        </w:r>
      </w:ins>
      <w:ins w:id="213" w:author="Unknown Author" w:date="2016-02-09T11:47:00Z">
        <w:r>
          <w:rPr>
            <w:highlight w:val="yellow"/>
          </w:rPr>
          <w:t>${server.config.dir}</w:t>
        </w:r>
      </w:ins>
      <w:ins w:id="214" w:author="Unknown Author" w:date="2016-02-09T11:47:00Z">
        <w:r>
          <w:rPr/>
          <w:t>/lib' /&gt;</w:t>
        </w:r>
      </w:ins>
    </w:p>
    <w:p>
      <w:pPr>
        <w:pStyle w:val="Code"/>
        <w:rPr/>
      </w:pPr>
      <w:ins w:id="215" w:author="Unknown Author" w:date="2016-02-09T11:47:00Z">
        <w:r>
          <w:rPr/>
          <w:tab/>
          <w:t>&lt;/library&gt;</w:t>
        </w:r>
      </w:ins>
    </w:p>
    <w:p>
      <w:pPr>
        <w:pStyle w:val="Code"/>
        <w:rPr/>
      </w:pPr>
      <w:ins w:id="216" w:author="Unknown Author" w:date="2016-02-09T11:47:00Z">
        <w:r>
          <w:rPr/>
          <w:tab/>
          <w:t>&lt;dataSource id="DefaultDataSource" type="javax.sql.ConnectionPoolDataSource" transactional="true"&gt;</w:t>
        </w:r>
      </w:ins>
    </w:p>
    <w:p>
      <w:pPr>
        <w:pStyle w:val="Code"/>
        <w:rPr/>
      </w:pPr>
      <w:ins w:id="217" w:author="Unknown Author" w:date="2016-02-09T11:47:00Z">
        <w:r>
          <w:rPr/>
          <w:tab/>
          <w:tab/>
          <w:t>&lt;jdbcDriver libraryRef="MySQLDriverLib"/&gt;</w:t>
        </w:r>
      </w:ins>
    </w:p>
    <w:p>
      <w:pPr>
        <w:pStyle w:val="Code"/>
        <w:rPr/>
      </w:pPr>
      <w:ins w:id="218" w:author="Unknown Author" w:date="2016-02-09T11:47:00Z">
        <w:r>
          <w:rPr/>
          <w:tab/>
          <w:tab/>
          <w:t>&lt;properties</w:t>
        </w:r>
      </w:ins>
    </w:p>
    <w:p>
      <w:pPr>
        <w:pStyle w:val="Code"/>
        <w:rPr/>
      </w:pPr>
      <w:ins w:id="219" w:author="Unknown Author" w:date="2016-02-09T11:47:00Z">
        <w:r>
          <w:rPr/>
          <w:tab/>
          <w:tab/>
          <w:tab/>
          <w:t>id='mysql-mydb-props'</w:t>
        </w:r>
      </w:ins>
    </w:p>
    <w:p>
      <w:pPr>
        <w:pStyle w:val="Code"/>
        <w:rPr/>
      </w:pPr>
      <w:ins w:id="220" w:author="Unknown Author" w:date="2016-02-09T11:47:00Z">
        <w:r>
          <w:rPr/>
          <w:tab/>
          <w:tab/>
          <w:tab/>
          <w:t>databaseName='ad_a89dc8938b7d9fb'</w:t>
        </w:r>
      </w:ins>
    </w:p>
    <w:p>
      <w:pPr>
        <w:pStyle w:val="Code"/>
        <w:rPr/>
      </w:pPr>
      <w:ins w:id="221" w:author="Unknown Author" w:date="2016-02-09T11:47:00Z">
        <w:r>
          <w:rPr/>
          <w:tab/>
          <w:tab/>
          <w:tab/>
          <w:t>user='b2223b9b2e78d1'</w:t>
        </w:r>
      </w:ins>
    </w:p>
    <w:p>
      <w:pPr>
        <w:pStyle w:val="Code"/>
        <w:rPr/>
      </w:pPr>
      <w:ins w:id="222" w:author="Unknown Author" w:date="2016-02-09T11:47:00Z">
        <w:r>
          <w:rPr/>
          <w:tab/>
          <w:tab/>
          <w:tab/>
          <w:t>password='b17173c8'</w:t>
        </w:r>
      </w:ins>
    </w:p>
    <w:p>
      <w:pPr>
        <w:pStyle w:val="Code"/>
        <w:rPr/>
      </w:pPr>
      <w:ins w:id="223" w:author="Unknown Author" w:date="2016-02-09T11:47:00Z">
        <w:r>
          <w:rPr/>
          <w:tab/>
          <w:tab/>
          <w:tab/>
          <w:t>portNumber='3306'</w:t>
        </w:r>
      </w:ins>
    </w:p>
    <w:p>
      <w:pPr>
        <w:pStyle w:val="Code"/>
        <w:rPr/>
      </w:pPr>
      <w:ins w:id="224" w:author="Unknown Author" w:date="2016-02-09T11:47:00Z">
        <w:r>
          <w:rPr/>
          <w:tab/>
          <w:tab/>
          <w:tab/>
          <w:t>serverName='us-cdbr-iron-east-03.cleardb.net'</w:t>
        </w:r>
      </w:ins>
    </w:p>
    <w:p>
      <w:pPr>
        <w:pStyle w:val="Code"/>
        <w:rPr/>
      </w:pPr>
      <w:ins w:id="225" w:author="Unknown Author" w:date="2016-02-09T11:47:00Z">
        <w:r>
          <w:rPr/>
          <w:tab/>
          <w:tab/>
          <w:t>/&gt;</w:t>
        </w:r>
      </w:ins>
    </w:p>
    <w:p>
      <w:pPr>
        <w:pStyle w:val="Code"/>
        <w:rPr/>
      </w:pPr>
      <w:ins w:id="226" w:author="Unknown Author" w:date="2016-02-09T11:47:00Z">
        <w:r>
          <w:rPr/>
          <w:tab/>
          <w:tab/>
          <w:t>&lt;connectionManager</w:t>
        </w:r>
      </w:ins>
    </w:p>
    <w:p>
      <w:pPr>
        <w:pStyle w:val="Code"/>
        <w:rPr/>
      </w:pPr>
      <w:ins w:id="227" w:author="Unknown Author" w:date="2016-02-09T11:47:00Z">
        <w:r>
          <w:rPr/>
          <w:tab/>
          <w:tab/>
          <w:tab/>
          <w:t>id='mysql-mydb-conMgr'</w:t>
        </w:r>
      </w:ins>
    </w:p>
    <w:p>
      <w:pPr>
        <w:pStyle w:val="Code"/>
        <w:rPr/>
      </w:pPr>
      <w:ins w:id="228" w:author="Unknown Author" w:date="2016-02-09T11:47:00Z">
        <w:r>
          <w:rPr/>
          <w:tab/>
          <w:tab/>
          <w:tab/>
          <w:t>maxPoolSize='10'</w:t>
        </w:r>
      </w:ins>
    </w:p>
    <w:p>
      <w:pPr>
        <w:pStyle w:val="Code"/>
        <w:rPr/>
      </w:pPr>
      <w:ins w:id="229" w:author="Unknown Author" w:date="2016-02-09T11:47:00Z">
        <w:r>
          <w:rPr/>
          <w:tab/>
          <w:tab/>
          <w:t>/&gt;</w:t>
        </w:r>
      </w:ins>
    </w:p>
    <w:p>
      <w:pPr>
        <w:pStyle w:val="Code"/>
        <w:rPr/>
      </w:pPr>
      <w:ins w:id="230" w:author="Unknown Author" w:date="2016-02-09T11:47:00Z">
        <w:r>
          <w:rPr/>
          <w:t xml:space="preserve">    </w:t>
        </w:r>
      </w:ins>
      <w:ins w:id="231" w:author="Unknown Author" w:date="2016-02-09T11:47:00Z">
        <w:r>
          <w:rPr/>
          <w:t>&lt;/dataSource&gt;</w:t>
        </w:r>
      </w:ins>
    </w:p>
    <w:p>
      <w:pPr>
        <w:pStyle w:val="Normal"/>
        <w:rPr/>
      </w:pPr>
      <w:ins w:id="232" w:author="Unknown Author" w:date="2016-02-09T11:47:00Z">
        <w:r>
          <w:rPr/>
          <w:t>The ${server.config.dir} variable points to your server root directory.</w:t>
        </w:r>
      </w:ins>
    </w:p>
    <w:p>
      <w:pPr>
        <w:pStyle w:val="Normal"/>
        <w:rPr/>
      </w:pPr>
      <w:ins w:id="233" w:author="Unknown Author" w:date="2016-02-09T11:51:00Z">
        <w:r>
          <w:rPr/>
          <w:t xml:space="preserve">Data source properties (serverName, portNumber, user, password, databaseName) should match corresponding connection parameters of </w:t>
        </w:r>
      </w:ins>
      <w:ins w:id="234" w:author="Unknown Author" w:date="2016-02-09T11:52:00Z">
        <w:r>
          <w:rPr/>
          <w:t>you ClearDB service.</w:t>
        </w:r>
      </w:ins>
    </w:p>
    <w:p>
      <w:pPr>
        <w:pStyle w:val="Heading4"/>
        <w:rPr/>
      </w:pPr>
      <w:ins w:id="235" w:author="Unknown Author" w:date="2016-02-09T11:52:00Z">
        <w:r>
          <w:rPr/>
          <w:t>Deploying to Bluemix</w:t>
        </w:r>
      </w:ins>
    </w:p>
    <w:p>
      <w:pPr>
        <w:pStyle w:val="Normal"/>
        <w:numPr>
          <w:ilvl w:val="0"/>
          <w:numId w:val="57"/>
        </w:numPr>
        <w:rPr/>
      </w:pPr>
      <w:ins w:id="236" w:author="Unknown Author" w:date="2016-02-09T11:52:00Z">
        <w:r>
          <w:rPr/>
          <w:t>Switch to directory where your manife</w:t>
        </w:r>
      </w:ins>
      <w:ins w:id="237" w:author="Unknown Author" w:date="2016-02-09T11:53:00Z">
        <w:r>
          <w:rPr/>
          <w:t>st.yml file resides.</w:t>
        </w:r>
      </w:ins>
    </w:p>
    <w:p>
      <w:pPr>
        <w:pStyle w:val="Normal"/>
        <w:numPr>
          <w:ilvl w:val="0"/>
          <w:numId w:val="57"/>
        </w:numPr>
        <w:rPr/>
      </w:pPr>
      <w:ins w:id="238" w:author="Unknown Author" w:date="2016-02-09T11:53:00Z">
        <w:r>
          <w:rPr/>
          <w:t>Run deployment command:</w:t>
          <w:br/>
          <w:t>cf push</w:t>
        </w:r>
      </w:ins>
    </w:p>
    <w:p>
      <w:pPr>
        <w:pStyle w:val="Normal"/>
        <w:rPr/>
      </w:pPr>
      <w:ins w:id="239" w:author="Unknown Author" w:date="2016-02-09T11:53:00Z">
        <w:r>
          <w:rPr/>
          <w:t>It should pick up information from your manifest file and deploy server directory to Bluemix.</w:t>
        </w:r>
      </w:ins>
    </w:p>
    <w:p>
      <w:pPr>
        <w:pStyle w:val="Normal"/>
        <w:rPr/>
      </w:pPr>
      <w:r>
        <w:rPr/>
      </w:r>
    </w:p>
    <w:p>
      <w:pPr>
        <w:pStyle w:val="Normal"/>
        <w:rPr/>
      </w:pPr>
      <w:bookmarkStart w:id="51" w:name="_Toc314324433"/>
      <w:bookmarkEnd w:id="51"/>
      <w:r>
        <w:rPr/>
        <w:t>Exercise 2:</w:t>
        <w:br/>
        <w:t>Integrating Cloud Applications with On-Premise Resources</w:t>
      </w:r>
    </w:p>
    <w:p>
      <w:pPr>
        <w:pStyle w:val="Normal"/>
        <w:rPr/>
      </w:pPr>
      <w:r>
        <w:rPr/>
        <w:t>This exercise will show how to connect a Java Enterprise Edition (JEE) application running in Bluemix to a relational database running outside of Bluemix. Typically these would be an enterprise application hosted in Bluemix connecting to an enterprise database of record hosted in a private data center (a.k.a. on-premise).</w:t>
      </w:r>
    </w:p>
    <w:p>
      <w:pPr>
        <w:pStyle w:val="Heading2"/>
        <w:rPr/>
      </w:pPr>
      <w:bookmarkStart w:id="52" w:name="_Toc314324434"/>
      <w:bookmarkEnd w:id="52"/>
      <w:r>
        <w:rPr/>
        <w:t>Introduction</w:t>
      </w:r>
    </w:p>
    <w:p>
      <w:pPr>
        <w:pStyle w:val="Normal"/>
        <w:rPr/>
      </w:pPr>
      <w:r>
        <w:rPr/>
        <w:t>The solution we’ll build in this tutorial is intentionally quite simple. The solution connects an application running in Bluemix to an enterprise database of record running outside of Bluemix. The focus is on how to configure and use Secure Gateway, not on the sophistication of the application or the database.</w:t>
      </w:r>
    </w:p>
    <w:p>
      <w:pPr>
        <w:pStyle w:val="Normal"/>
        <w:rPr/>
      </w:pPr>
      <w:r>
        <w:rPr/>
        <w:t>The reader can perform this tutorial using their computer and a Bluemix account. Rather than require that the reader have access to an existing data center hosting a production enterprise database of record, this tutorial simulates one using a MySQL database running in a virtual machine hosted by Bluemix. This enables the user to experience installing Secure Gateway without requiring access to a data center.</w:t>
      </w:r>
    </w:p>
    <w:p>
      <w:pPr>
        <w:pStyle w:val="Normal"/>
        <w:rPr/>
      </w:pPr>
      <w:r>
        <w:rPr/>
        <w:t>The techniques shown in this tutorial using this architecture can easily be applied to true production Java applications and enterprise databases running in private data centers. The existing Java application is migrated to Bluemix for the operational efficiencies of cloud computing. Meanwhile, the enterprise database remains in the data center so that other existing applications can continue to access it locally. Secure Gateway is installed in Bluemix and in the data center and configured to connect the Java application to the enterprise database. This tutorial shows how to perform these steps.</w:t>
      </w:r>
    </w:p>
    <w:p>
      <w:pPr>
        <w:pStyle w:val="Normal"/>
        <w:rPr/>
      </w:pPr>
      <w:r>
        <w:rPr/>
        <w:fldChar w:fldCharType="begin"/>
      </w:r>
      <w:r>
        <w:instrText> REF _Ref313870094 \h </w:instrText>
      </w:r>
      <w:r>
        <w:fldChar w:fldCharType="separate"/>
      </w:r>
      <w:r>
        <w:t>Figure 37</w:t>
      </w:r>
      <w:r>
        <w:fldChar w:fldCharType="end"/>
      </w:r>
      <w:r>
        <w:rPr/>
        <w:t xml:space="preserve"> </w:t>
      </w:r>
      <w:r>
        <w:rPr/>
        <w:t>shows the architecture of the solution that we will build. The sample application is a Java program that enables the user to manipulate the data in an SQL relational database, which is typical functionality of many existing Java applications. This program runs in Bluemix in a Liberty for Java runtime. The database stores the Java application’s data. It is a SQL database, as is typically used by many existing Java applications. For this tutorial, the data center is simulated by a virtual machine and the SQL database is a MySQL server. The Secure Gateway service in Bluemix will be used to connect the Java runtime to the MySQL database.</w:t>
      </w:r>
    </w:p>
    <w:p>
      <w:pPr>
        <w:pStyle w:val="Normal"/>
        <w:keepNext/>
        <w:rPr/>
      </w:pPr>
      <w:r>
        <w:rPr/>
        <w:drawing>
          <wp:inline distT="0" distB="0" distL="0" distR="0">
            <wp:extent cx="5943600" cy="2353945"/>
            <wp:effectExtent l="0" t="0" r="0" b="0"/>
            <wp:docPr id="45" name="Picture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66" descr=""/>
                    <pic:cNvPicPr>
                      <a:picLocks noChangeAspect="1" noChangeArrowheads="1"/>
                    </pic:cNvPicPr>
                  </pic:nvPicPr>
                  <pic:blipFill>
                    <a:blip r:embed="rId50"/>
                    <a:stretch>
                      <a:fillRect/>
                    </a:stretch>
                  </pic:blipFill>
                  <pic:spPr bwMode="auto">
                    <a:xfrm>
                      <a:off x="0" y="0"/>
                      <a:ext cx="5943600" cy="2353945"/>
                    </a:xfrm>
                    <a:prstGeom prst="rect">
                      <a:avLst/>
                    </a:prstGeom>
                  </pic:spPr>
                </pic:pic>
              </a:graphicData>
            </a:graphic>
          </wp:inline>
        </w:drawing>
      </w:r>
    </w:p>
    <w:p>
      <w:pPr>
        <w:pStyle w:val="Caption1"/>
        <w:rPr/>
      </w:pPr>
      <w:bookmarkStart w:id="53" w:name="_Ref313870089"/>
      <w:bookmarkStart w:id="54" w:name="_Ref313870094"/>
      <w:r>
        <w:rPr/>
        <w:t xml:space="preserve">Figure </w:t>
      </w:r>
      <w:r>
        <w:rPr/>
        <w:fldChar w:fldCharType="begin"/>
      </w:r>
      <w:r>
        <w:instrText> SEQ Figure \* ARABIC </w:instrText>
      </w:r>
      <w:r>
        <w:fldChar w:fldCharType="separate"/>
      </w:r>
      <w:r>
        <w:t>37</w:t>
      </w:r>
      <w:r>
        <w:fldChar w:fldCharType="end"/>
      </w:r>
      <w:bookmarkEnd w:id="53"/>
      <w:bookmarkEnd w:id="54"/>
      <w:r>
        <w:rPr/>
        <w:t>: Architecture of the solution</w:t>
      </w:r>
    </w:p>
    <w:p>
      <w:pPr>
        <w:pStyle w:val="Normal"/>
        <w:rPr/>
      </w:pPr>
      <w:r>
        <w:rPr/>
        <w:t>Let’s get started with the tutorial.</w:t>
      </w:r>
    </w:p>
    <w:p>
      <w:pPr>
        <w:pStyle w:val="Heading3"/>
        <w:rPr/>
      </w:pPr>
      <w:r>
        <w:rPr/>
        <w:t>Prerequisites</w:t>
      </w:r>
    </w:p>
    <w:p>
      <w:pPr>
        <w:pStyle w:val="Normal"/>
        <w:rPr/>
      </w:pPr>
      <w:r>
        <w:rPr/>
        <w:t>To perform this exercise, you’ll need an account in the Bluemix public cloud. If you do not already have a Bluemix account, see the instructions in the lab’s “</w:t>
      </w:r>
      <w:r>
        <w:rPr/>
        <w:fldChar w:fldCharType="begin"/>
      </w:r>
      <w:r>
        <w:instrText> REF _Ref313882327 \h </w:instrText>
      </w:r>
      <w:r>
        <w:fldChar w:fldCharType="separate"/>
      </w:r>
      <w:r/>
      <w:r>
        <w:fldChar w:fldCharType="end"/>
      </w:r>
      <w:r>
        <w:rPr/>
        <w:t>” section for how to create a free trial account.</w:t>
      </w:r>
    </w:p>
    <w:p>
      <w:pPr>
        <w:pStyle w:val="Normal"/>
        <w:rPr/>
      </w:pPr>
      <w:r>
        <w:rPr/>
        <w:t>In this exercise, you will use the following development tools:</w:t>
      </w:r>
    </w:p>
    <w:p>
      <w:pPr>
        <w:pStyle w:val="ListParagraph"/>
        <w:numPr>
          <w:ilvl w:val="0"/>
          <w:numId w:val="42"/>
        </w:numPr>
        <w:rPr/>
      </w:pPr>
      <w:r>
        <w:rPr/>
        <w:t>Cloud Foundry CLI — Used to deploy the sample application to Bluemix.</w:t>
      </w:r>
    </w:p>
    <w:p>
      <w:pPr>
        <w:pStyle w:val="ListParagraph"/>
        <w:numPr>
          <w:ilvl w:val="0"/>
          <w:numId w:val="42"/>
        </w:numPr>
        <w:rPr/>
      </w:pPr>
      <w:r>
        <w:rPr/>
        <w:t>Eclipse — Used to load the source code for the sample application and edit the server configuration.</w:t>
      </w:r>
    </w:p>
    <w:p>
      <w:pPr>
        <w:pStyle w:val="ListParagraph"/>
        <w:numPr>
          <w:ilvl w:val="0"/>
          <w:numId w:val="42"/>
        </w:numPr>
        <w:rPr/>
      </w:pPr>
      <w:r>
        <w:rPr/>
        <w:t>Liberty — Used to test the sample application locally and to package the server to deploy it to Bluemix.</w:t>
      </w:r>
    </w:p>
    <w:p>
      <w:pPr>
        <w:pStyle w:val="ListParagraph"/>
        <w:numPr>
          <w:ilvl w:val="0"/>
          <w:numId w:val="42"/>
        </w:numPr>
        <w:rPr/>
      </w:pPr>
      <w:r>
        <w:rPr/>
        <w:t>Git Bash or PuTTY — Used in Windows to generate a key pair and SSH into the VM hosted in Bluemix.</w:t>
      </w:r>
    </w:p>
    <w:p>
      <w:pPr>
        <w:pStyle w:val="Normal"/>
        <w:rPr/>
      </w:pPr>
      <w:r>
        <w:rPr/>
        <w:t>These tools have already been installed in the client VM used to perform this lab. For more information, see “</w:t>
      </w:r>
      <w:r>
        <w:rPr/>
        <w:fldChar w:fldCharType="begin"/>
      </w:r>
      <w:r>
        <w:instrText> REF _Ref313714792 \h </w:instrText>
      </w:r>
      <w:r>
        <w:fldChar w:fldCharType="separate"/>
      </w:r>
      <w:r/>
      <w:r>
        <w:fldChar w:fldCharType="end"/>
      </w:r>
      <w:r>
        <w:rPr/>
        <w:t xml:space="preserve">” in the appendices on page </w:t>
      </w:r>
      <w:r>
        <w:rPr/>
        <w:fldChar w:fldCharType="begin"/>
      </w:r>
      <w:r>
        <w:instrText> PAGEREF _Ref313714792 \h </w:instrText>
      </w:r>
      <w:r>
        <w:fldChar w:fldCharType="separate"/>
      </w:r>
      <w:r>
        <w:t>61</w:t>
      </w:r>
      <w:r>
        <w:fldChar w:fldCharType="end"/>
      </w:r>
      <w:r>
        <w:rPr/>
        <w:t>.</w:t>
      </w:r>
    </w:p>
    <w:p>
      <w:pPr>
        <w:pStyle w:val="Heading3"/>
        <w:rPr/>
      </w:pPr>
      <w:r>
        <w:rPr/>
        <w:t>Overview</w:t>
      </w:r>
    </w:p>
    <w:p>
      <w:pPr>
        <w:pStyle w:val="Normal"/>
        <w:rPr/>
      </w:pPr>
      <w:r>
        <w:rPr/>
        <w:t>This exercise consists of the following steps:</w:t>
      </w:r>
    </w:p>
    <w:p>
      <w:pPr>
        <w:pStyle w:val="ListParagraph"/>
        <w:numPr>
          <w:ilvl w:val="0"/>
          <w:numId w:val="43"/>
        </w:numPr>
        <w:rPr/>
      </w:pPr>
      <w:r>
        <w:rPr/>
        <w:fldChar w:fldCharType="begin"/>
      </w:r>
      <w:r>
        <w:instrText> REF _Ref313883381 \h </w:instrText>
      </w:r>
      <w:r>
        <w:fldChar w:fldCharType="separate"/>
      </w:r>
      <w:r/>
      <w:r>
        <w:fldChar w:fldCharType="end"/>
      </w:r>
      <w:r>
        <w:rPr/>
        <w:t xml:space="preserve"> — </w:t>
      </w:r>
      <w:r>
        <w:rPr/>
        <w:t>Create a simulation of a data center hosting an enterprise database of record.</w:t>
      </w:r>
    </w:p>
    <w:p>
      <w:pPr>
        <w:pStyle w:val="ListParagraph"/>
        <w:numPr>
          <w:ilvl w:val="0"/>
          <w:numId w:val="43"/>
        </w:numPr>
        <w:rPr/>
      </w:pPr>
      <w:r>
        <w:rPr/>
        <w:fldChar w:fldCharType="begin"/>
      </w:r>
      <w:r>
        <w:instrText> REF _Ref313883387 \h </w:instrText>
      </w:r>
      <w:r>
        <w:fldChar w:fldCharType="separate"/>
      </w:r>
      <w:r/>
      <w:r>
        <w:fldChar w:fldCharType="end"/>
      </w:r>
      <w:r>
        <w:rPr/>
        <w:t xml:space="preserve"> — </w:t>
      </w:r>
      <w:r>
        <w:rPr/>
        <w:t>Get the application running locally connecting directly to the remote database.</w:t>
      </w:r>
    </w:p>
    <w:p>
      <w:pPr>
        <w:pStyle w:val="ListParagraph"/>
        <w:numPr>
          <w:ilvl w:val="0"/>
          <w:numId w:val="43"/>
        </w:numPr>
        <w:rPr/>
      </w:pPr>
      <w:r>
        <w:rPr/>
        <w:fldChar w:fldCharType="begin"/>
      </w:r>
      <w:r>
        <w:instrText> REF _Ref313883389 \h </w:instrText>
      </w:r>
      <w:r>
        <w:fldChar w:fldCharType="separate"/>
      </w:r>
      <w:r/>
      <w:r>
        <w:fldChar w:fldCharType="end"/>
      </w:r>
      <w:r>
        <w:rPr/>
        <w:t xml:space="preserve"> — </w:t>
      </w:r>
      <w:r>
        <w:rPr/>
        <w:t>Get the application running locally connecting to the remote database via a Secure Gateway.</w:t>
      </w:r>
    </w:p>
    <w:p>
      <w:pPr>
        <w:pStyle w:val="ListParagraph"/>
        <w:numPr>
          <w:ilvl w:val="0"/>
          <w:numId w:val="43"/>
        </w:numPr>
        <w:rPr/>
      </w:pPr>
      <w:r>
        <w:rPr/>
        <w:fldChar w:fldCharType="begin"/>
      </w:r>
      <w:r>
        <w:instrText> REF _Ref313883392 \h </w:instrText>
      </w:r>
      <w:r>
        <w:fldChar w:fldCharType="separate"/>
      </w:r>
      <w:r/>
      <w:r>
        <w:fldChar w:fldCharType="end"/>
      </w:r>
      <w:r>
        <w:rPr/>
        <w:t xml:space="preserve"> — </w:t>
      </w:r>
      <w:r>
        <w:rPr/>
        <w:t>Get the application running in Bluemix (connecting to the remote database via the Secure Gateway).</w:t>
      </w:r>
    </w:p>
    <w:p>
      <w:pPr>
        <w:pStyle w:val="Normal"/>
        <w:rPr/>
      </w:pPr>
      <w:r>
        <w:rPr/>
        <w:t>This is the basic approach you can use to get an application working locally, add Secure Gateway, and get it working in Bluemix.</w:t>
      </w:r>
    </w:p>
    <w:p>
      <w:pPr>
        <w:pStyle w:val="Heading2"/>
        <w:rPr/>
      </w:pPr>
      <w:bookmarkStart w:id="55" w:name="_Ref313883381"/>
      <w:bookmarkStart w:id="56" w:name="_Toc314324435"/>
      <w:bookmarkEnd w:id="55"/>
      <w:bookmarkEnd w:id="56"/>
      <w:r>
        <w:rPr/>
        <w:t>Step 1: Set up environment</w:t>
      </w:r>
    </w:p>
    <w:p>
      <w:pPr>
        <w:pStyle w:val="Normal"/>
        <w:rPr/>
      </w:pPr>
      <w:r>
        <w:rPr/>
        <w:t>Before we can show how to use Secure Gateway, we need to set up a sample application and sample database. This section leads the reader through setting up these required assets:</w:t>
      </w:r>
    </w:p>
    <w:p>
      <w:pPr>
        <w:pStyle w:val="ListParagraph"/>
        <w:numPr>
          <w:ilvl w:val="0"/>
          <w:numId w:val="11"/>
        </w:numPr>
        <w:rPr/>
      </w:pPr>
      <w:r>
        <w:rPr>
          <w:i/>
          <w:iCs/>
        </w:rPr>
        <w:t>Virtual machine</w:t>
      </w:r>
      <w:r>
        <w:rPr/>
        <w:t xml:space="preserve"> — The tutorial uses a virtual machine running MySQL to simulate an enterprise database hosted in a data center. The tutorial explains how to create the VM, install Docker, and install MySQL initialized with the database needed for the Java application.</w:t>
      </w:r>
    </w:p>
    <w:p>
      <w:pPr>
        <w:pStyle w:val="ListParagraph"/>
        <w:numPr>
          <w:ilvl w:val="0"/>
          <w:numId w:val="11"/>
        </w:numPr>
        <w:rPr/>
      </w:pPr>
      <w:r>
        <w:rPr>
          <w:i/>
          <w:iCs/>
        </w:rPr>
        <w:t>Create sample app</w:t>
      </w:r>
      <w:r>
        <w:rPr/>
        <w:t xml:space="preserve"> — The tutorial needs a sample application to connect to the database. We’ll use one already included in Bluemix, from the Java DB Web Starter boilerplate.</w:t>
      </w:r>
    </w:p>
    <w:p>
      <w:pPr>
        <w:pStyle w:val="ListParagraph"/>
        <w:numPr>
          <w:ilvl w:val="0"/>
          <w:numId w:val="11"/>
        </w:numPr>
        <w:rPr/>
      </w:pPr>
      <w:r>
        <w:rPr>
          <w:i/>
          <w:iCs/>
        </w:rPr>
        <w:t>Import sample app</w:t>
      </w:r>
      <w:r>
        <w:rPr/>
        <w:t xml:space="preserve"> — Once we’ve downloaded the starter code, we’ll load the project into Eclipse.</w:t>
      </w:r>
    </w:p>
    <w:p>
      <w:pPr>
        <w:pStyle w:val="ListParagraph"/>
        <w:numPr>
          <w:ilvl w:val="0"/>
          <w:numId w:val="11"/>
        </w:numPr>
        <w:rPr/>
      </w:pPr>
      <w:r>
        <w:rPr>
          <w:i/>
          <w:iCs/>
        </w:rPr>
        <w:t>Deploy sample app</w:t>
      </w:r>
      <w:r>
        <w:rPr/>
        <w:t xml:space="preserve"> — We’ll deploy the Eclipse project to our local Liberty server to see the application from Bluemix run locally.</w:t>
      </w:r>
    </w:p>
    <w:p>
      <w:pPr>
        <w:pStyle w:val="Heading3"/>
        <w:rPr/>
      </w:pPr>
      <w:r>
        <w:rPr/>
        <w:t>Create simulated data center</w:t>
      </w:r>
    </w:p>
    <w:p>
      <w:pPr>
        <w:pStyle w:val="Normal"/>
        <w:rPr/>
      </w:pPr>
      <w:r>
        <w:rPr/>
        <w:t>To demonstrate Secure Gateway, we’ll need a system of record running in a private data center. One of those is difficult to download and install! So for the purposes of these exercises, we will simulate one using a MySQL database running in a virtual machine. We’ll create a virtual machine, install Docker, install MySQL running in a Docker container, and initialize the database with some sample data the Java application will need.</w:t>
      </w:r>
    </w:p>
    <w:p>
      <w:pPr>
        <w:pStyle w:val="Normal"/>
        <w:rPr/>
      </w:pPr>
      <w:r>
        <w:rPr/>
        <w:t>Before we get started with that, we need to log into Bluemix and create a space to work in. As part of doing do, we’ll need to switch regions. The default Bluemix region is the US South region. However, the IBM Virtual Machines BETA environment is available only in the United Kingdom region. So you need to log into Bluemix switch to the UK region, and create a space.</w:t>
      </w:r>
    </w:p>
    <w:p>
      <w:pPr>
        <w:pStyle w:val="Normal"/>
        <w:rPr/>
      </w:pPr>
      <w:r>
        <w:rPr/>
        <w:t>In a web browser:</w:t>
      </w:r>
    </w:p>
    <w:p>
      <w:pPr>
        <w:pStyle w:val="ListParagraph"/>
        <w:numPr>
          <w:ilvl w:val="0"/>
          <w:numId w:val="12"/>
        </w:numPr>
        <w:rPr/>
      </w:pPr>
      <w:r>
        <w:rPr/>
        <w:t>Log into Bluemix.</w:t>
      </w:r>
    </w:p>
    <w:p>
      <w:pPr>
        <w:pStyle w:val="Normal"/>
        <w:ind w:left="720" w:hanging="0"/>
        <w:rPr/>
      </w:pPr>
      <w:hyperlink r:id="rId51">
        <w:r>
          <w:rPr>
            <w:webHidden/>
            <w:rStyle w:val="InternetLink"/>
            <w:vanish/>
          </w:rPr>
          <w:t>http://bluemix.net</w:t>
        </w:r>
      </w:hyperlink>
    </w:p>
    <w:p>
      <w:pPr>
        <w:pStyle w:val="Normal"/>
        <w:ind w:left="720" w:hanging="0"/>
        <w:rPr/>
      </w:pPr>
      <w:r>
        <w:rPr/>
        <w:t>If you do not have a Bluemix account, see “</w:t>
      </w:r>
      <w:r>
        <w:rPr/>
        <w:fldChar w:fldCharType="begin"/>
      </w:r>
      <w:r>
        <w:instrText> REF _Ref313886056 \h </w:instrText>
      </w:r>
      <w:r>
        <w:fldChar w:fldCharType="separate"/>
      </w:r>
      <w:r/>
      <w:r>
        <w:fldChar w:fldCharType="end"/>
      </w:r>
      <w:r>
        <w:rPr/>
        <w:t xml:space="preserve">” in the prerequisites on page </w:t>
      </w:r>
      <w:r>
        <w:rPr/>
        <w:fldChar w:fldCharType="begin"/>
      </w:r>
      <w:r>
        <w:instrText> PAGEREF _Ref313886056 \h </w:instrText>
      </w:r>
      <w:r>
        <w:fldChar w:fldCharType="separate"/>
      </w:r>
      <w:r>
        <w:t>6</w:t>
      </w:r>
      <w:r>
        <w:fldChar w:fldCharType="end"/>
      </w:r>
      <w:r>
        <w:rPr/>
        <w:t>.</w:t>
      </w:r>
    </w:p>
    <w:p>
      <w:pPr>
        <w:pStyle w:val="ListParagraph"/>
        <w:numPr>
          <w:ilvl w:val="0"/>
          <w:numId w:val="12"/>
        </w:numPr>
        <w:rPr/>
      </w:pPr>
      <w:r>
        <w:rPr/>
        <w:t xml:space="preserve">In the Bluemix console, in the upper right corner, click on the Account and Support button. See </w:t>
      </w:r>
      <w:r>
        <w:rPr/>
        <w:fldChar w:fldCharType="begin"/>
      </w:r>
      <w:r>
        <w:instrText> REF _Ref313891029 \h </w:instrText>
      </w:r>
      <w:r>
        <w:fldChar w:fldCharType="separate"/>
      </w:r>
      <w:r>
        <w:t>Figure 38</w:t>
      </w:r>
      <w:r>
        <w:fldChar w:fldCharType="end"/>
      </w:r>
      <w:r>
        <w:rPr/>
        <w:t>.</w:t>
      </w:r>
    </w:p>
    <w:p>
      <w:pPr>
        <w:pStyle w:val="Normal"/>
        <w:keepNext/>
        <w:rPr/>
      </w:pPr>
      <w:r>
        <w:rPr/>
        <w:drawing>
          <wp:inline distT="0" distB="0" distL="0" distR="0">
            <wp:extent cx="5943600" cy="948055"/>
            <wp:effectExtent l="0" t="0" r="0" b="0"/>
            <wp:docPr id="4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2" descr=""/>
                    <pic:cNvPicPr>
                      <a:picLocks noChangeAspect="1" noChangeArrowheads="1"/>
                    </pic:cNvPicPr>
                  </pic:nvPicPr>
                  <pic:blipFill>
                    <a:blip r:embed="rId52"/>
                    <a:stretch>
                      <a:fillRect/>
                    </a:stretch>
                  </pic:blipFill>
                  <pic:spPr bwMode="auto">
                    <a:xfrm>
                      <a:off x="0" y="0"/>
                      <a:ext cx="5943600" cy="948055"/>
                    </a:xfrm>
                    <a:prstGeom prst="rect">
                      <a:avLst/>
                    </a:prstGeom>
                  </pic:spPr>
                </pic:pic>
              </a:graphicData>
            </a:graphic>
          </wp:inline>
        </w:drawing>
      </w:r>
    </w:p>
    <w:p>
      <w:pPr>
        <w:pStyle w:val="Caption1"/>
        <w:rPr/>
      </w:pPr>
      <w:bookmarkStart w:id="57" w:name="_Ref313891029"/>
      <w:r>
        <w:rPr/>
        <w:t xml:space="preserve">Figure </w:t>
      </w:r>
      <w:r>
        <w:rPr/>
        <w:fldChar w:fldCharType="begin"/>
      </w:r>
      <w:r>
        <w:instrText> SEQ Figure \* ARABIC </w:instrText>
      </w:r>
      <w:r>
        <w:fldChar w:fldCharType="separate"/>
      </w:r>
      <w:r>
        <w:t>38</w:t>
      </w:r>
      <w:r>
        <w:fldChar w:fldCharType="end"/>
      </w:r>
      <w:bookmarkEnd w:id="57"/>
      <w:r>
        <w:rPr/>
        <w:t>: Bluemix account and support</w:t>
      </w:r>
    </w:p>
    <w:p>
      <w:pPr>
        <w:pStyle w:val="ListParagraph"/>
        <w:numPr>
          <w:ilvl w:val="0"/>
          <w:numId w:val="12"/>
        </w:numPr>
        <w:rPr/>
      </w:pPr>
      <w:r>
        <w:rPr/>
        <w:t xml:space="preserve">Use the Account and Support menu to change your active region to the United Kingdom region. See </w:t>
      </w:r>
      <w:r>
        <w:rPr/>
        <w:fldChar w:fldCharType="begin"/>
      </w:r>
      <w:r>
        <w:instrText> REF _Ref313891119 \h </w:instrText>
      </w:r>
      <w:r>
        <w:fldChar w:fldCharType="separate"/>
      </w:r>
      <w:r>
        <w:t>Figure 39</w:t>
      </w:r>
      <w:r>
        <w:fldChar w:fldCharType="end"/>
      </w:r>
      <w:r>
        <w:rPr/>
        <w:t>.</w:t>
      </w:r>
    </w:p>
    <w:p>
      <w:pPr>
        <w:pStyle w:val="Normal"/>
        <w:keepNext/>
        <w:rPr/>
      </w:pPr>
      <w:r>
        <w:rPr/>
        <w:drawing>
          <wp:inline distT="0" distB="0" distL="0" distR="0">
            <wp:extent cx="3152775" cy="3362325"/>
            <wp:effectExtent l="0" t="0" r="0" b="0"/>
            <wp:docPr id="4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3" descr=""/>
                    <pic:cNvPicPr>
                      <a:picLocks noChangeAspect="1" noChangeArrowheads="1"/>
                    </pic:cNvPicPr>
                  </pic:nvPicPr>
                  <pic:blipFill>
                    <a:blip r:embed="rId53"/>
                    <a:stretch>
                      <a:fillRect/>
                    </a:stretch>
                  </pic:blipFill>
                  <pic:spPr bwMode="auto">
                    <a:xfrm>
                      <a:off x="0" y="0"/>
                      <a:ext cx="3152775" cy="3362325"/>
                    </a:xfrm>
                    <a:prstGeom prst="rect">
                      <a:avLst/>
                    </a:prstGeom>
                  </pic:spPr>
                </pic:pic>
              </a:graphicData>
            </a:graphic>
          </wp:inline>
        </w:drawing>
      </w:r>
    </w:p>
    <w:p>
      <w:pPr>
        <w:pStyle w:val="Caption1"/>
        <w:rPr/>
      </w:pPr>
      <w:bookmarkStart w:id="58" w:name="_Ref313891119"/>
      <w:r>
        <w:rPr/>
        <w:t xml:space="preserve">Figure </w:t>
      </w:r>
      <w:r>
        <w:rPr/>
        <w:fldChar w:fldCharType="begin"/>
      </w:r>
      <w:r>
        <w:instrText> SEQ Figure \* ARABIC </w:instrText>
      </w:r>
      <w:r>
        <w:fldChar w:fldCharType="separate"/>
      </w:r>
      <w:r>
        <w:t>39</w:t>
      </w:r>
      <w:r>
        <w:fldChar w:fldCharType="end"/>
      </w:r>
      <w:bookmarkEnd w:id="58"/>
      <w:r>
        <w:rPr/>
        <w:t>: Change Bluemix region</w:t>
      </w:r>
    </w:p>
    <w:p>
      <w:pPr>
        <w:pStyle w:val="ListParagraph"/>
        <w:numPr>
          <w:ilvl w:val="0"/>
          <w:numId w:val="12"/>
        </w:numPr>
        <w:rPr/>
      </w:pPr>
      <w:r>
        <w:rPr/>
        <w:t xml:space="preserve">Create a new space. Name it </w:t>
      </w:r>
      <w:r>
        <w:rPr>
          <w:b/>
          <w:bCs/>
        </w:rPr>
        <w:t>hybrid-cloud</w:t>
      </w:r>
      <w:r>
        <w:rPr/>
        <w:t>.</w:t>
      </w:r>
    </w:p>
    <w:p>
      <w:pPr>
        <w:pStyle w:val="Normal"/>
        <w:rPr/>
      </w:pPr>
      <w:r>
        <w:rPr/>
        <w:t>You are now logged into Bluemix with your console set to the United Kingdom region and your hybrid-cloud space.</w:t>
      </w:r>
    </w:p>
    <w:p>
      <w:pPr>
        <w:pStyle w:val="Normal"/>
        <w:rPr/>
      </w:pPr>
      <w:r>
        <w:rPr/>
        <w:t>All of your Bluemix artifacts—a virtual machine, a Java for Liberty runtime, and a couple of services instances—will be created in your space. When you have completed this lab and want to delete these artifacts to make their resources available for other uses, you can simply delete this space.</w:t>
      </w:r>
    </w:p>
    <w:p>
      <w:pPr>
        <w:pStyle w:val="Heading4"/>
        <w:rPr/>
      </w:pPr>
      <w:r>
        <w:rPr/>
        <w:t>Create VM</w:t>
      </w:r>
    </w:p>
    <w:p>
      <w:pPr>
        <w:pStyle w:val="Normal"/>
        <w:rPr/>
      </w:pPr>
      <w:r>
        <w:rPr/>
        <w:t>We’ll create a virtual machine to simulate a private data center. That VM can run anywhere as long as it has a public IP address (in any cloud provider, on your local computer, etc.). For this exercise, we’ll use the Virtual Machines capability in Bluemix.</w:t>
      </w:r>
    </w:p>
    <w:p>
      <w:pPr>
        <w:pStyle w:val="Normal"/>
        <w:rPr/>
      </w:pPr>
      <w:r>
        <w:rPr/>
        <w:t>In a terminal window or tool:</w:t>
      </w:r>
    </w:p>
    <w:p>
      <w:pPr>
        <w:pStyle w:val="ListParagraph"/>
        <w:numPr>
          <w:ilvl w:val="0"/>
          <w:numId w:val="47"/>
        </w:numPr>
        <w:rPr/>
      </w:pPr>
      <w:r>
        <w:rPr/>
        <w:t>Create an SSH keypair, as documented in “Creating web applications: Creating a virtual machine: Configuring an SSH security key in a VM: Creating an SSH security key to access a VM” in the Bluemix documentation:</w:t>
      </w:r>
    </w:p>
    <w:p>
      <w:pPr>
        <w:pStyle w:val="Normal"/>
        <w:ind w:left="720" w:hanging="0"/>
        <w:rPr/>
      </w:pPr>
      <w:r>
        <w:fldChar w:fldCharType="begin"/>
      </w:r>
      <w:r>
        <w:instrText> HYPERLINK "https://www.ng.bluemix.net/docs/virtualmachines/vm_index.html" \l "vm_create_ssh_key"</w:instrText>
      </w:r>
      <w:r>
        <w:fldChar w:fldCharType="separate"/>
      </w:r>
      <w:r>
        <w:rPr>
          <w:rStyle w:val="InternetLink"/>
          <w:rFonts w:cs="Arial"/>
          <w:szCs w:val="22"/>
          <w:u w:val="none" w:color="0000FF"/>
        </w:rPr>
        <w:t>https://www.ng.bluemix.net/docs/virtualmachines/vm_index.html#vm_create_ssh_key</w:t>
      </w:r>
      <w:r>
        <w:fldChar w:fldCharType="end"/>
      </w:r>
    </w:p>
    <w:p>
      <w:pPr>
        <w:pStyle w:val="Normal"/>
        <w:ind w:left="720" w:hanging="0"/>
        <w:rPr/>
      </w:pPr>
      <w:r>
        <w:rPr/>
        <w:t>Specifically:</w:t>
      </w:r>
    </w:p>
    <w:p>
      <w:pPr>
        <w:pStyle w:val="ListParagraph"/>
        <w:numPr>
          <w:ilvl w:val="0"/>
          <w:numId w:val="3"/>
        </w:numPr>
        <w:rPr/>
      </w:pPr>
      <w:r>
        <w:rPr/>
        <w:t>We’ll call ours todo.</w:t>
      </w:r>
    </w:p>
    <w:p>
      <w:pPr>
        <w:pStyle w:val="ListParagraph"/>
        <w:numPr>
          <w:ilvl w:val="1"/>
          <w:numId w:val="3"/>
        </w:numPr>
        <w:rPr/>
      </w:pPr>
      <w:r>
        <w:rPr/>
        <w:t xml:space="preserve">Private key file: </w:t>
      </w:r>
      <w:r>
        <w:rPr>
          <w:b/>
          <w:bCs/>
        </w:rPr>
        <w:t>todo.key</w:t>
      </w:r>
    </w:p>
    <w:p>
      <w:pPr>
        <w:pStyle w:val="ListParagraph"/>
        <w:numPr>
          <w:ilvl w:val="1"/>
          <w:numId w:val="3"/>
        </w:numPr>
        <w:rPr/>
      </w:pPr>
      <w:r>
        <w:rPr/>
        <w:t xml:space="preserve">Public key file: </w:t>
      </w:r>
      <w:r>
        <w:rPr>
          <w:b/>
          <w:bCs/>
        </w:rPr>
        <w:t>todo.key.pub</w:t>
      </w:r>
    </w:p>
    <w:p>
      <w:pPr>
        <w:pStyle w:val="ListParagraph"/>
        <w:numPr>
          <w:ilvl w:val="0"/>
          <w:numId w:val="3"/>
        </w:numPr>
        <w:rPr/>
      </w:pPr>
      <w:r>
        <w:rPr/>
        <w:t>In Unix/Linux: Run ssh-keygen -t rsa -f todo.key</w:t>
      </w:r>
    </w:p>
    <w:p>
      <w:pPr>
        <w:pStyle w:val="ListParagraph"/>
        <w:numPr>
          <w:ilvl w:val="0"/>
          <w:numId w:val="3"/>
        </w:numPr>
        <w:rPr/>
      </w:pPr>
      <w:r>
        <w:rPr/>
        <w:t xml:space="preserve">In Windows: </w:t>
      </w:r>
    </w:p>
    <w:p>
      <w:pPr>
        <w:pStyle w:val="ListParagraph"/>
        <w:numPr>
          <w:ilvl w:val="1"/>
          <w:numId w:val="3"/>
        </w:numPr>
        <w:rPr/>
      </w:pPr>
      <w:r>
        <w:rPr/>
        <w:t>Git Bash: To run Linux commands on Windows, use Git Bash.</w:t>
      </w:r>
    </w:p>
    <w:p>
      <w:pPr>
        <w:pStyle w:val="ListParagraph"/>
        <w:numPr>
          <w:ilvl w:val="1"/>
          <w:numId w:val="3"/>
        </w:numPr>
        <w:rPr/>
      </w:pPr>
      <w:r>
        <w:rPr/>
        <w:t>PuTTY: Use PuTTYgen to generate SSH-1 (RSA) keys.</w:t>
      </w:r>
    </w:p>
    <w:p>
      <w:pPr>
        <w:pStyle w:val="ListParagraph"/>
        <w:numPr>
          <w:ilvl w:val="1"/>
          <w:numId w:val="3"/>
        </w:numPr>
        <w:rPr/>
      </w:pPr>
      <w:r>
        <w:rPr/>
        <w:t>These instructions use Unix/Linux commands.</w:t>
      </w:r>
    </w:p>
    <w:p>
      <w:pPr>
        <w:pStyle w:val="Normal"/>
        <w:rPr/>
      </w:pPr>
      <w:r>
        <w:rPr/>
        <w:t>In the Bluemix dashboard:</w:t>
      </w:r>
    </w:p>
    <w:p>
      <w:pPr>
        <w:pStyle w:val="ListParagraph"/>
        <w:numPr>
          <w:ilvl w:val="0"/>
          <w:numId w:val="47"/>
        </w:numPr>
        <w:rPr/>
      </w:pPr>
      <w:r>
        <w:rPr/>
        <w:t>Create a VM on Bluemix, as documented in “Creating web applications: Creating a virtual machine: Creating a VM in a public cloud” in the Bluemix documentation:</w:t>
      </w:r>
    </w:p>
    <w:p>
      <w:pPr>
        <w:pStyle w:val="Normal"/>
        <w:ind w:left="720" w:hanging="0"/>
        <w:rPr/>
      </w:pPr>
      <w:r>
        <w:fldChar w:fldCharType="begin"/>
      </w:r>
      <w:r>
        <w:instrText> HYPERLINK "https://www.ng.bluemix.net/docs/virtualmachines/vm_index.html" \l "vm_create_public_cloud"</w:instrText>
      </w:r>
      <w:r>
        <w:fldChar w:fldCharType="separate"/>
      </w:r>
      <w:r>
        <w:rPr>
          <w:rStyle w:val="InternetLink"/>
          <w:u w:val="none" w:color="0000FF"/>
        </w:rPr>
        <w:t>https://www.ng.bluemix.net/docs/virtualmachines/vm_index.html#vm_create_public_cloud</w:t>
      </w:r>
      <w:r>
        <w:fldChar w:fldCharType="end"/>
      </w:r>
    </w:p>
    <w:p>
      <w:pPr>
        <w:pStyle w:val="Normal"/>
        <w:ind w:left="720" w:hanging="0"/>
        <w:rPr/>
      </w:pPr>
      <w:r>
        <w:rPr/>
        <w:t>Specifically:</w:t>
      </w:r>
    </w:p>
    <w:p>
      <w:pPr>
        <w:pStyle w:val="ListParagraph"/>
        <w:numPr>
          <w:ilvl w:val="0"/>
          <w:numId w:val="13"/>
        </w:numPr>
        <w:rPr/>
      </w:pPr>
      <w:r>
        <w:rPr/>
        <w:t>As of this writing, VMs are only supported in the United Kingdom region, so ensure your Bluemix console is switched to that region.</w:t>
      </w:r>
    </w:p>
    <w:p>
      <w:pPr>
        <w:pStyle w:val="ListParagraph"/>
        <w:numPr>
          <w:ilvl w:val="0"/>
          <w:numId w:val="13"/>
        </w:numPr>
        <w:rPr/>
      </w:pPr>
      <w:r>
        <w:rPr/>
        <w:t xml:space="preserve">Select </w:t>
      </w:r>
      <w:r>
        <w:rPr>
          <w:b/>
        </w:rPr>
        <w:t>Run Virtual Machines</w:t>
      </w:r>
      <w:r>
        <w:rPr/>
        <w:t xml:space="preserve"> to go to the Create a Virtual Machine page.</w:t>
      </w:r>
    </w:p>
    <w:p>
      <w:pPr>
        <w:pStyle w:val="ListParagraph"/>
        <w:numPr>
          <w:ilvl w:val="0"/>
          <w:numId w:val="13"/>
        </w:numPr>
        <w:rPr/>
      </w:pPr>
      <w:r>
        <w:rPr/>
        <w:t>Any Linux image will work. It should be the latest release and support Docker. Docker is pretty easy to install on either Ubuntu 14.04 or Debian 8.0.</w:t>
      </w:r>
    </w:p>
    <w:p>
      <w:pPr>
        <w:pStyle w:val="ListParagraph"/>
        <w:numPr>
          <w:ilvl w:val="0"/>
          <w:numId w:val="13"/>
        </w:numPr>
        <w:rPr/>
      </w:pPr>
      <w:r>
        <w:rPr/>
        <w:t xml:space="preserve">To create the VM, use the settings shown in </w:t>
      </w:r>
      <w:r>
        <w:rPr/>
        <w:fldChar w:fldCharType="begin"/>
      </w:r>
      <w:r>
        <w:instrText> REF _Ref313522088 \h </w:instrText>
      </w:r>
      <w:r>
        <w:fldChar w:fldCharType="separate"/>
      </w:r>
      <w:r>
        <w:t>Table 1</w:t>
      </w:r>
      <w:r>
        <w:fldChar w:fldCharType="end"/>
      </w:r>
      <w:r>
        <w:rPr/>
        <w:t>. For the settings that have default values, use those default values.</w:t>
      </w:r>
    </w:p>
    <w:p>
      <w:pPr>
        <w:pStyle w:val="ListParagraph"/>
        <w:numPr>
          <w:ilvl w:val="0"/>
          <w:numId w:val="13"/>
        </w:numPr>
        <w:rPr/>
      </w:pPr>
      <w:r>
        <w:rPr/>
        <w:t>When you name the VM group “AAA_To_Do,” change “AAA” to your initials to make the name unique.</w:t>
      </w:r>
    </w:p>
    <w:p>
      <w:pPr>
        <w:pStyle w:val="ListParagraph"/>
        <w:numPr>
          <w:ilvl w:val="0"/>
          <w:numId w:val="13"/>
        </w:numPr>
        <w:rPr/>
      </w:pPr>
      <w:r>
        <w:rPr/>
        <w:t xml:space="preserve">To specify the security key, select </w:t>
      </w:r>
      <w:r>
        <w:rPr>
          <w:b/>
          <w:bCs/>
        </w:rPr>
        <w:t>Add Key</w:t>
      </w:r>
      <w:r>
        <w:rPr/>
        <w:t xml:space="preserve"> to import your todo key. (In Unix, run </w:t>
      </w:r>
      <w:r>
        <w:rPr>
          <w:b/>
        </w:rPr>
        <w:t xml:space="preserve">cat </w:t>
      </w:r>
      <w:r>
        <w:rPr>
          <w:b/>
          <w:i/>
        </w:rPr>
        <w:t>&lt;public key file&gt;</w:t>
      </w:r>
      <w:r>
        <w:rPr/>
        <w:t xml:space="preserve"> to display the key so you can copy and paste it into Bluemix.)</w:t>
      </w:r>
    </w:p>
    <w:p>
      <w:pPr>
        <w:pStyle w:val="Caption1"/>
        <w:keepNext/>
        <w:ind w:left="720" w:hanging="0"/>
        <w:rPr/>
      </w:pPr>
      <w:bookmarkStart w:id="59" w:name="_Ref313522088"/>
      <w:r>
        <w:rPr/>
        <w:t xml:space="preserve">Table </w:t>
      </w:r>
      <w:r>
        <w:rPr/>
        <w:fldChar w:fldCharType="begin"/>
      </w:r>
      <w:r>
        <w:instrText> SEQ Table \* ARABIC </w:instrText>
      </w:r>
      <w:r>
        <w:fldChar w:fldCharType="separate"/>
      </w:r>
      <w:r>
        <w:t>1</w:t>
      </w:r>
      <w:r>
        <w:fldChar w:fldCharType="end"/>
      </w:r>
      <w:bookmarkEnd w:id="59"/>
      <w:r>
        <w:rPr/>
        <w:t>: Virtual machine creation settings</w:t>
      </w:r>
    </w:p>
    <w:tbl>
      <w:tblPr>
        <w:tblW w:w="8748" w:type="dxa"/>
        <w:jc w:val="left"/>
        <w:tblInd w:w="611"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10" w:type="dxa"/>
          <w:bottom w:w="0" w:type="dxa"/>
          <w:right w:w="100" w:type="dxa"/>
        </w:tblCellMar>
        <w:tblLook w:firstRow="0" w:noVBand="0" w:lastRow="0" w:firstColumn="0" w:lastColumn="0" w:noHBand="0" w:val="0000"/>
      </w:tblPr>
      <w:tblGrid>
        <w:gridCol w:w="2988"/>
        <w:gridCol w:w="2880"/>
        <w:gridCol w:w="2880"/>
      </w:tblGrid>
      <w:tr>
        <w:trPr/>
        <w:tc>
          <w:tcPr>
            <w:tcW w:w="2988"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10" w:type="dxa"/>
            </w:tcMar>
            <w:vAlign w:val="center"/>
          </w:tcPr>
          <w:p>
            <w:pPr>
              <w:pStyle w:val="Normal"/>
              <w:spacing w:before="0" w:after="0"/>
              <w:contextualSpacing/>
              <w:rPr>
                <w:b/>
                <w:b/>
                <w:i/>
                <w:i/>
              </w:rPr>
            </w:pPr>
            <w:r>
              <w:rPr>
                <w:b/>
                <w:i/>
              </w:rPr>
              <w:t>Property</w:t>
            </w:r>
          </w:p>
        </w:tc>
        <w:tc>
          <w:tcPr>
            <w:tcW w:w="2880"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10" w:type="dxa"/>
            </w:tcMar>
            <w:vAlign w:val="center"/>
          </w:tcPr>
          <w:p>
            <w:pPr>
              <w:pStyle w:val="Normal"/>
              <w:spacing w:before="0" w:after="0"/>
              <w:contextualSpacing/>
              <w:rPr>
                <w:b/>
                <w:b/>
                <w:i/>
                <w:i/>
              </w:rPr>
            </w:pPr>
            <w:r>
              <w:rPr>
                <w:b/>
                <w:i/>
              </w:rPr>
              <w:t>Value</w:t>
            </w:r>
          </w:p>
        </w:tc>
        <w:tc>
          <w:tcPr>
            <w:tcW w:w="2880"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10" w:type="dxa"/>
            </w:tcMar>
            <w:vAlign w:val="center"/>
          </w:tcPr>
          <w:p>
            <w:pPr>
              <w:pStyle w:val="Normal"/>
              <w:spacing w:before="0" w:after="0"/>
              <w:contextualSpacing/>
              <w:rPr>
                <w:b/>
                <w:b/>
                <w:i/>
                <w:i/>
              </w:rPr>
            </w:pPr>
            <w:r>
              <w:rPr>
                <w:b/>
                <w:i/>
              </w:rPr>
              <w:t>Default</w:t>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pPr>
            <w:r>
              <w:rPr/>
              <w:t>VM Cloud</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pPr>
            <w:r>
              <w:rPr/>
              <w:t>IBM Cloud Public</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pPr>
            <w:r>
              <w:rPr/>
              <w:t>default</w:t>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pPr>
            <w:r>
              <w:rPr/>
              <w:t>Initial instances</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pPr>
            <w:r>
              <w:rPr/>
              <w:t>1</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pPr>
            <w:r>
              <w:rPr/>
              <w:t>defaut</w:t>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pPr>
            <w:r>
              <w:rPr/>
              <w:t>Assign public IP addresses</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pPr>
            <w:r>
              <w:rPr/>
              <w:t>Select (yes)</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b/>
                <w:b/>
                <w:bCs/>
                <w:color w:val="000000"/>
                <w:w w:val="0"/>
                <w:szCs w:val="34"/>
              </w:rPr>
            </w:pPr>
            <w:r>
              <w:rPr>
                <w:b/>
                <w:bCs/>
                <w:color w:val="000000"/>
                <w:w w:val="0"/>
                <w:szCs w:val="34"/>
              </w:rPr>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pPr>
            <w:r>
              <w:rPr/>
              <w:t>VM image</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pPr>
            <w:r>
              <w:rPr/>
              <w:t>Ubuntu 14.04</w:t>
            </w:r>
            <w:r>
              <w:rPr>
                <w:sz w:val="20"/>
                <w:szCs w:val="20"/>
              </w:rPr>
              <w:t xml:space="preserve"> or Debian 8.0</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pPr>
            <w:r>
              <w:rPr/>
              <w:t>default</w:t>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pPr>
            <w:r>
              <w:rPr/>
              <w:t>VM group name</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pPr>
            <w:r>
              <w:rPr>
                <w:i/>
                <w:iCs/>
              </w:rPr>
              <w:t>AAA</w:t>
            </w:r>
            <w:r>
              <w:rPr/>
              <w:t>_To_Do</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b/>
                <w:b/>
                <w:bCs/>
                <w:color w:val="000000"/>
                <w:w w:val="0"/>
                <w:szCs w:val="34"/>
              </w:rPr>
            </w:pPr>
            <w:r>
              <w:rPr>
                <w:b/>
                <w:bCs/>
                <w:color w:val="000000"/>
                <w:w w:val="0"/>
                <w:szCs w:val="34"/>
              </w:rPr>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pPr>
            <w:r>
              <w:rPr/>
              <w:t>VM size</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pPr>
            <w:r>
              <w:rPr/>
              <w:t>m1.small</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pPr>
            <w:r>
              <w:rPr/>
              <w:t>default</w:t>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pPr>
            <w:r>
              <w:rPr/>
              <w:t>Security Key</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sz w:val="20"/>
                <w:szCs w:val="20"/>
              </w:rPr>
            </w:pPr>
            <w:r>
              <w:rPr>
                <w:sz w:val="20"/>
                <w:szCs w:val="20"/>
              </w:rPr>
              <w:t>todo</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b/>
                <w:b/>
                <w:bCs/>
                <w:color w:val="000000"/>
                <w:w w:val="0"/>
                <w:szCs w:val="34"/>
              </w:rPr>
            </w:pPr>
            <w:r>
              <w:rPr>
                <w:b/>
                <w:bCs/>
                <w:color w:val="000000"/>
                <w:w w:val="0"/>
                <w:szCs w:val="34"/>
              </w:rPr>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pPr>
            <w:r>
              <w:rPr/>
              <w:t>Network</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pPr>
            <w:r>
              <w:rPr/>
              <w:t>private</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pPr>
            <w:r>
              <w:rPr/>
              <w:t>default</w:t>
            </w:r>
          </w:p>
        </w:tc>
      </w:tr>
    </w:tbl>
    <w:p>
      <w:pPr>
        <w:pStyle w:val="ListParagraph"/>
        <w:numPr>
          <w:ilvl w:val="0"/>
          <w:numId w:val="47"/>
        </w:numPr>
        <w:rPr/>
      </w:pPr>
      <w:r>
        <w:rPr/>
        <w:t xml:space="preserve">Once the VM is created, make note of its public IP address, whose form is 129.xxx.xxx.xxx. (The other IP address, 192.168.xxx.xxx, is private.) We’ll refer to this public IP address as </w:t>
      </w:r>
      <w:r>
        <w:rPr>
          <w:i/>
          <w:iCs/>
        </w:rPr>
        <w:t>&lt;virtual machine’s IP address&gt;</w:t>
      </w:r>
      <w:r>
        <w:rPr/>
        <w:t>.</w:t>
      </w:r>
    </w:p>
    <w:p>
      <w:pPr>
        <w:pStyle w:val="ListParagraph"/>
        <w:numPr>
          <w:ilvl w:val="0"/>
          <w:numId w:val="47"/>
        </w:numPr>
        <w:rPr/>
      </w:pPr>
      <w:r>
        <w:rPr/>
        <w:t>Log into the virtual machine. The image has a user predefined for logging in remotely; it’s ibmcloud. Use the authentication key specified when creating the VM.</w:t>
      </w:r>
    </w:p>
    <w:p>
      <w:pPr>
        <w:pStyle w:val="Normal"/>
        <w:ind w:left="720" w:hanging="0"/>
        <w:rPr>
          <w:i/>
          <w:i/>
          <w:iCs/>
        </w:rPr>
      </w:pPr>
      <w:r>
        <w:rPr/>
        <w:t xml:space="preserve">In Linux: </w:t>
      </w:r>
      <w:r>
        <w:rPr>
          <w:b/>
        </w:rPr>
        <w:t>ssh -i todo.key ibmcloud@</w:t>
      </w:r>
      <w:r>
        <w:rPr>
          <w:b/>
          <w:i/>
          <w:iCs/>
        </w:rPr>
        <w:t>&lt;virtual machine’s IP address&gt;</w:t>
      </w:r>
    </w:p>
    <w:p>
      <w:pPr>
        <w:pStyle w:val="Normal"/>
        <w:ind w:left="720" w:hanging="0"/>
        <w:rPr>
          <w:i/>
          <w:i/>
          <w:iCs/>
        </w:rPr>
      </w:pPr>
      <w:r>
        <w:rPr/>
        <w:t>In Windows: Use Git Bash to run the Linux commands.</w:t>
      </w:r>
    </w:p>
    <w:p>
      <w:pPr>
        <w:pStyle w:val="Normal"/>
        <w:rPr/>
      </w:pPr>
      <w:r>
        <w:rPr/>
        <w:t>You now have a running Linux VM and you can log into it.</w:t>
      </w:r>
    </w:p>
    <w:p>
      <w:pPr>
        <w:pStyle w:val="Heading4"/>
        <w:rPr/>
      </w:pPr>
      <w:bookmarkStart w:id="60" w:name="_Ref313802758"/>
      <w:bookmarkEnd w:id="60"/>
      <w:r>
        <w:rPr/>
        <w:t>Install Docker</w:t>
      </w:r>
    </w:p>
    <w:p>
      <w:pPr>
        <w:pStyle w:val="Normal"/>
        <w:rPr/>
      </w:pPr>
      <w:r>
        <w:rPr/>
        <w:t>As we’ll see later, Secure Gateway includes a client that must be installed in the data center, and the simplest client implementation to install is the one that IBM has packaged as a Docker container (known as the Docker client for Secure Gateway). Therefore, our VM needs the Docker runtime installed so that we can later install the Secure Gateway client. To use the Docker client in your data center, you will need to install Docker on a host in your data center, the host that will run the Secure Gateway client.</w:t>
      </w:r>
    </w:p>
    <w:p>
      <w:pPr>
        <w:pStyle w:val="Normal"/>
        <w:rPr/>
      </w:pPr>
      <w:r>
        <w:rPr/>
        <w:t>Later, we will also install a MySQL database. To simplify that installation, we’ll use MySQL that’s already installed in a Docker container. So another reason we need our VM to run the Docker runtime is so that it can run the MySQL container.</w:t>
      </w:r>
    </w:p>
    <w:p>
      <w:pPr>
        <w:pStyle w:val="Normal"/>
        <w:rPr/>
      </w:pPr>
      <w:r>
        <w:rPr/>
        <w:t>For directions for installing Docker:</w:t>
      </w:r>
    </w:p>
    <w:p>
      <w:pPr>
        <w:pStyle w:val="ListParagraph"/>
        <w:numPr>
          <w:ilvl w:val="0"/>
          <w:numId w:val="14"/>
        </w:numPr>
        <w:rPr/>
      </w:pPr>
      <w:r>
        <w:rPr/>
        <w:t>“</w:t>
      </w:r>
      <w:r>
        <w:rPr/>
        <w:t>Install Docker Engine” explains how to install Docker on various platforms:</w:t>
      </w:r>
    </w:p>
    <w:p>
      <w:pPr>
        <w:pStyle w:val="Normal"/>
        <w:ind w:left="720" w:hanging="0"/>
        <w:rPr/>
      </w:pPr>
      <w:hyperlink r:id="rId54">
        <w:r>
          <w:rPr>
            <w:webHidden/>
            <w:rStyle w:val="InternetLink"/>
            <w:vanish/>
          </w:rPr>
          <w:t>https://docs.docker.com/engine/installation/</w:t>
        </w:r>
      </w:hyperlink>
    </w:p>
    <w:p>
      <w:pPr>
        <w:pStyle w:val="ListParagraph"/>
        <w:numPr>
          <w:ilvl w:val="0"/>
          <w:numId w:val="14"/>
        </w:numPr>
        <w:rPr/>
      </w:pPr>
      <w:r>
        <w:rPr/>
        <w:t>Bluemix also documents installing the Docker runtime. See “Services: Secure Gateway: Docker” in the Bluemix documentation:</w:t>
      </w:r>
    </w:p>
    <w:p>
      <w:pPr>
        <w:pStyle w:val="Normal"/>
        <w:ind w:left="720" w:hanging="0"/>
        <w:rPr/>
      </w:pPr>
      <w:hyperlink r:id="rId55">
        <w:r>
          <w:rPr>
            <w:webHidden/>
            <w:rStyle w:val="InternetLink"/>
            <w:vanish/>
            <w:u w:val="none" w:color="0000FF"/>
          </w:rPr>
          <w:t>https://www.ng.bluemix.net/docs/services/SecureGateway/sg_021.html</w:t>
        </w:r>
      </w:hyperlink>
    </w:p>
    <w:p>
      <w:pPr>
        <w:pStyle w:val="Normal"/>
        <w:rPr/>
      </w:pPr>
      <w:r>
        <w:rPr/>
        <w:t>Log into your VM using SSH, as described above, and perform the following:</w:t>
      </w:r>
    </w:p>
    <w:p>
      <w:pPr>
        <w:pStyle w:val="ListParagraph"/>
        <w:numPr>
          <w:ilvl w:val="0"/>
          <w:numId w:val="48"/>
        </w:numPr>
        <w:rPr/>
      </w:pPr>
      <w:r>
        <w:rPr/>
        <w:t>Follow the directions for installing Docker, both the Prerequisites section as well as the Install Docker section.</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tbl>
      <w:tblPr>
        <w:tblW w:w="8640" w:type="dxa"/>
        <w:jc w:val="left"/>
        <w:tblInd w:w="71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3" w:type="dxa"/>
          <w:bottom w:w="0" w:type="dxa"/>
          <w:right w:w="100" w:type="dxa"/>
        </w:tblCellMar>
        <w:tblLook w:firstRow="0" w:noVBand="0" w:lastRow="0" w:firstColumn="0" w:lastColumn="0" w:noHBand="0" w:val="0000"/>
      </w:tblPr>
      <w:tblGrid>
        <w:gridCol w:w="8640"/>
      </w:tblGrid>
      <w:tr>
        <w:trPr/>
        <w:tc>
          <w:tcPr>
            <w:tcW w:w="8640"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3" w:type="dxa"/>
            </w:tcMar>
            <w:vAlign w:val="center"/>
          </w:tcPr>
          <w:p>
            <w:pPr>
              <w:pStyle w:val="Normal"/>
              <w:widowControl/>
              <w:bidi w:val="0"/>
              <w:spacing w:lineRule="atLeast" w:line="300" w:before="187" w:after="58"/>
              <w:contextualSpacing/>
              <w:jc w:val="left"/>
              <w:rPr/>
            </w:pPr>
            <w:r>
              <w:rPr>
                <w:b/>
                <w:bCs/>
              </w:rPr>
              <w:t>Note:</w:t>
            </w:r>
            <w:r>
              <w:rPr/>
              <w:t xml:space="preserve"> While performing the prerequisites in Debian, you may get the following error:</w:t>
            </w:r>
          </w:p>
          <w:p>
            <w:pPr>
              <w:pStyle w:val="Normal"/>
              <w:spacing w:lineRule="atLeast" w:line="300" w:before="0" w:after="0"/>
              <w:ind w:left="720" w:hanging="0"/>
              <w:contextualSpacing/>
              <w:rPr/>
            </w:pPr>
            <w:r>
              <w:rPr/>
              <w:t>E: The method driver /usr/lib/apt/methods/https could not be found.</w:t>
            </w:r>
          </w:p>
          <w:p>
            <w:pPr>
              <w:pStyle w:val="Normal"/>
              <w:spacing w:lineRule="atLeast" w:line="300" w:before="0" w:after="0"/>
              <w:ind w:left="720" w:hanging="0"/>
              <w:contextualSpacing/>
              <w:rPr/>
            </w:pPr>
            <w:r>
              <w:rPr/>
              <w:t>N: Is the package apt-transport-https installed?</w:t>
            </w:r>
          </w:p>
          <w:p>
            <w:pPr>
              <w:pStyle w:val="Normal"/>
              <w:spacing w:lineRule="atLeast" w:line="300"/>
              <w:rPr/>
            </w:pPr>
            <w:r>
              <w:rPr/>
              <w:t>To fix this problem, run this command:</w:t>
            </w:r>
          </w:p>
          <w:p>
            <w:pPr>
              <w:pStyle w:val="Normal"/>
              <w:spacing w:lineRule="atLeast" w:line="300" w:before="0" w:after="0"/>
              <w:ind w:left="720" w:hanging="0"/>
              <w:contextualSpacing/>
              <w:rPr/>
            </w:pPr>
            <w:r>
              <w:rPr/>
              <w:t>$ sudo apt-get install apt-transport-https</w:t>
            </w:r>
          </w:p>
        </w:tc>
      </w:tr>
    </w:tbl>
    <w:p>
      <w:pPr>
        <w:pStyle w:val="ListParagraph"/>
        <w:numPr>
          <w:ilvl w:val="0"/>
          <w:numId w:val="48"/>
        </w:numPr>
        <w:rPr/>
      </w:pPr>
      <w:r>
        <w:rPr/>
        <w:t>When Docker is installed, run this command:</w:t>
      </w:r>
    </w:p>
    <w:p>
      <w:pPr>
        <w:pStyle w:val="Normal"/>
        <w:spacing w:before="0" w:after="0"/>
        <w:ind w:left="1440" w:hanging="0"/>
        <w:contextualSpacing/>
        <w:rPr/>
      </w:pPr>
      <w:r>
        <w:rPr/>
        <w:t>$ sudo docker run hello-world</w:t>
      </w:r>
    </w:p>
    <w:p>
      <w:pPr>
        <w:pStyle w:val="Normal"/>
        <w:ind w:left="720" w:hanging="0"/>
        <w:rPr/>
      </w:pPr>
      <w:r>
        <w:rPr/>
        <w:t>When hello-world runs correctly, part of the output should say:</w:t>
      </w:r>
    </w:p>
    <w:p>
      <w:pPr>
        <w:pStyle w:val="Normal"/>
        <w:spacing w:before="0" w:after="0"/>
        <w:ind w:left="1440" w:hanging="0"/>
        <w:contextualSpacing/>
        <w:rPr/>
      </w:pPr>
      <w:r>
        <w:rPr/>
        <w:t>Hello from Docker.</w:t>
      </w:r>
    </w:p>
    <w:p>
      <w:pPr>
        <w:pStyle w:val="Normal"/>
        <w:spacing w:before="0" w:after="0"/>
        <w:ind w:left="1440" w:hanging="0"/>
        <w:contextualSpacing/>
        <w:rPr/>
      </w:pPr>
      <w:r>
        <w:rPr/>
        <w:t>This message shows that your installation appears to be working correctly.</w:t>
      </w:r>
    </w:p>
    <w:p>
      <w:pPr>
        <w:pStyle w:val="Normal"/>
        <w:rPr/>
      </w:pPr>
      <w:r>
        <w:rPr/>
        <w:t>When you can run hello world successfully, your VM has the Docker runtime installed and running correctly.</w:t>
      </w:r>
    </w:p>
    <w:p>
      <w:pPr>
        <w:pStyle w:val="Heading4"/>
        <w:rPr/>
      </w:pPr>
      <w:r>
        <w:rPr/>
        <w:t>Install and config MySQL</w:t>
      </w:r>
    </w:p>
    <w:p>
      <w:pPr>
        <w:pStyle w:val="Normal"/>
        <w:rPr/>
      </w:pPr>
      <w:r>
        <w:rPr/>
        <w:t>To simulate an enterprise database of record, we’ll use a MySQL database with a small, simple data set. To initialize that database, we’ll need a schema file and a data file.</w:t>
      </w:r>
    </w:p>
    <w:p>
      <w:pPr>
        <w:pStyle w:val="Heading5"/>
        <w:rPr/>
      </w:pPr>
      <w:r>
        <w:rPr/>
        <w:t>Create the database files</w:t>
      </w:r>
    </w:p>
    <w:p>
      <w:pPr>
        <w:pStyle w:val="Normal"/>
        <w:rPr/>
      </w:pPr>
      <w:r>
        <w:rPr/>
        <w:t>Still logged into your VM using SSH:</w:t>
      </w:r>
    </w:p>
    <w:p>
      <w:pPr>
        <w:pStyle w:val="ListParagraph"/>
        <w:numPr>
          <w:ilvl w:val="0"/>
          <w:numId w:val="15"/>
        </w:numPr>
        <w:rPr/>
      </w:pPr>
      <w:r>
        <w:rPr/>
        <w:t>Create the directory for the database initialization files:</w:t>
      </w:r>
    </w:p>
    <w:p>
      <w:pPr>
        <w:pStyle w:val="Normal"/>
        <w:spacing w:before="0" w:after="0"/>
        <w:ind w:left="720" w:hanging="0"/>
        <w:contextualSpacing/>
        <w:rPr/>
      </w:pPr>
      <w:r>
        <w:rPr/>
        <w:t>$ mkdir ~/liberty-sql</w:t>
      </w:r>
    </w:p>
    <w:p>
      <w:pPr>
        <w:pStyle w:val="Normal"/>
        <w:spacing w:before="0" w:after="0"/>
        <w:ind w:left="720" w:hanging="0"/>
        <w:contextualSpacing/>
        <w:rPr/>
      </w:pPr>
      <w:r>
        <w:rPr/>
        <w:t>$ cd ~/liberty-sql</w:t>
      </w:r>
    </w:p>
    <w:p>
      <w:pPr>
        <w:pStyle w:val="ListParagraph"/>
        <w:numPr>
          <w:ilvl w:val="0"/>
          <w:numId w:val="15"/>
        </w:numPr>
        <w:rPr/>
      </w:pPr>
      <w:r>
        <w:rPr/>
        <w:t xml:space="preserve">Using your favorite Linux text editor (such as nano or vi), create the file </w:t>
      </w:r>
      <w:r>
        <w:rPr>
          <w:b/>
        </w:rPr>
        <w:t>todo-schema.sql</w:t>
      </w:r>
      <w:r>
        <w:rPr/>
        <w:t xml:space="preserve"> and insert the contents shown in </w:t>
      </w:r>
      <w:r>
        <w:rPr/>
        <w:fldChar w:fldCharType="begin"/>
      </w:r>
      <w:r>
        <w:instrText> REF _Ref313524065 \h </w:instrText>
      </w:r>
      <w:r>
        <w:fldChar w:fldCharType="separate"/>
      </w:r>
      <w:r>
        <w:t>Figure 40</w:t>
      </w:r>
      <w:r>
        <w:fldChar w:fldCharType="end"/>
      </w:r>
      <w:r>
        <w:rPr/>
        <w:t>.</w:t>
      </w:r>
    </w:p>
    <w:p>
      <w:pPr>
        <w:pStyle w:val="Normal"/>
        <w:widowControl w:val="false"/>
        <w:spacing w:lineRule="atLeast" w:line="200" w:before="200" w:after="60"/>
        <w:contextualSpacing/>
        <w:rPr>
          <w:rFonts w:ascii="Helvetica" w:hAnsi="Helvetica" w:cs="Helvetica"/>
          <w:i/>
          <w:i/>
          <w:iCs/>
          <w:sz w:val="18"/>
          <w:szCs w:val="18"/>
        </w:rPr>
      </w:pPr>
      <w:r>
        <w:rPr>
          <w:rFonts w:cs="Helvetica" w:ascii="Helvetica" w:hAnsi="Helvetica"/>
          <w:i/>
          <w:iCs/>
          <w:sz w:val="18"/>
          <w:szCs w:val="18"/>
        </w:rPr>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DROP</w:t>
      </w:r>
      <w:r>
        <w:rPr>
          <w:rFonts w:cs="Arial"/>
          <w:szCs w:val="22"/>
        </w:rPr>
        <w:t xml:space="preserve"> </w:t>
      </w:r>
      <w:r>
        <w:rPr>
          <w:rFonts w:cs="Arial"/>
          <w:b/>
          <w:bCs/>
          <w:color w:val="3F7F7F"/>
          <w:szCs w:val="22"/>
        </w:rPr>
        <w:t>SCHEMA</w:t>
      </w:r>
      <w:r>
        <w:rPr>
          <w:rFonts w:cs="Arial"/>
          <w:szCs w:val="22"/>
        </w:rPr>
        <w:t xml:space="preserve"> IF </w:t>
      </w:r>
      <w:r>
        <w:rPr>
          <w:rFonts w:cs="Arial"/>
          <w:b/>
          <w:bCs/>
          <w:color w:val="3F7F7F"/>
          <w:szCs w:val="22"/>
        </w:rPr>
        <w:t>EXISTS</w:t>
      </w:r>
      <w:r>
        <w:rPr>
          <w:rFonts w:cs="Arial"/>
          <w:szCs w:val="22"/>
        </w:rPr>
        <w:t xml:space="preserve"> todo;</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CREATE</w:t>
      </w:r>
      <w:r>
        <w:rPr>
          <w:rFonts w:cs="Arial"/>
          <w:szCs w:val="22"/>
        </w:rPr>
        <w:t xml:space="preserve"> </w:t>
      </w:r>
      <w:r>
        <w:rPr>
          <w:rFonts w:cs="Arial"/>
          <w:b/>
          <w:bCs/>
          <w:color w:val="3F7F7F"/>
          <w:szCs w:val="22"/>
        </w:rPr>
        <w:t>SCHEMA</w:t>
      </w:r>
      <w:r>
        <w:rPr>
          <w:rFonts w:cs="Arial"/>
          <w:szCs w:val="22"/>
        </w:rPr>
        <w:t xml:space="preserve"> todo;</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t>USE todo;</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CREATE</w:t>
      </w:r>
      <w:r>
        <w:rPr>
          <w:rFonts w:cs="Arial"/>
          <w:szCs w:val="22"/>
        </w:rPr>
        <w:t xml:space="preserve"> </w:t>
      </w:r>
      <w:r>
        <w:rPr>
          <w:rFonts w:cs="Arial"/>
          <w:color w:val="3F7F7F"/>
          <w:szCs w:val="22"/>
        </w:rPr>
        <w:t>TABLE</w:t>
      </w:r>
      <w:r>
        <w:rPr>
          <w:rFonts w:cs="Arial"/>
          <w:szCs w:val="22"/>
        </w:rPr>
        <w:t xml:space="preserve"> `TODOLIST` (</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tab/>
        <w:t xml:space="preserve">`L_ID` </w:t>
      </w:r>
      <w:r>
        <w:rPr>
          <w:rFonts w:cs="Arial"/>
          <w:b/>
          <w:bCs/>
          <w:color w:val="7F007F"/>
          <w:szCs w:val="22"/>
        </w:rPr>
        <w:t>INT</w:t>
      </w:r>
      <w:r>
        <w:rPr>
          <w:rFonts w:cs="Arial"/>
          <w:szCs w:val="22"/>
        </w:rPr>
        <w:t xml:space="preserve">(8) </w:t>
      </w:r>
      <w:r>
        <w:rPr>
          <w:rFonts w:cs="Arial"/>
          <w:b/>
          <w:bCs/>
          <w:color w:val="3F7F7F"/>
          <w:szCs w:val="22"/>
        </w:rPr>
        <w:t>DEFAULT</w:t>
      </w:r>
      <w:r>
        <w:rPr>
          <w:rFonts w:cs="Arial"/>
          <w:szCs w:val="22"/>
        </w:rPr>
        <w:t xml:space="preserve"> </w:t>
      </w:r>
      <w:r>
        <w:rPr>
          <w:rFonts w:cs="Arial"/>
          <w:b/>
          <w:bCs/>
          <w:color w:val="7F007F"/>
          <w:szCs w:val="22"/>
        </w:rPr>
        <w:t>NULL</w:t>
      </w:r>
      <w:r>
        <w:rPr>
          <w:rFonts w:cs="Arial"/>
          <w:szCs w:val="22"/>
        </w:rPr>
        <w:t>,</w:t>
      </w:r>
    </w:p>
    <w:p>
      <w:pPr>
        <w:pStyle w:val="Normal"/>
        <w:widowControl w:val="false"/>
        <w:pBdr>
          <w:top w:val="single" w:sz="4" w:space="1" w:color="00000A"/>
          <w:bottom w:val="single" w:sz="4" w:space="1" w:color="00000A"/>
        </w:pBdr>
        <w:spacing w:lineRule="atLeast" w:line="240" w:before="0" w:after="0"/>
        <w:ind w:left="720" w:hanging="0"/>
        <w:contextualSpacing/>
        <w:rPr>
          <w:rFonts w:cs="Arial"/>
          <w:color w:val="7F007F"/>
          <w:szCs w:val="22"/>
        </w:rPr>
      </w:pPr>
      <w:r>
        <w:rPr>
          <w:rFonts w:cs="Arial"/>
          <w:szCs w:val="22"/>
        </w:rPr>
        <w:tab/>
        <w:t xml:space="preserve">`C_NAME` </w:t>
      </w:r>
      <w:r>
        <w:rPr>
          <w:rFonts w:cs="Arial"/>
          <w:b/>
          <w:bCs/>
          <w:color w:val="3F7F7F"/>
          <w:szCs w:val="22"/>
        </w:rPr>
        <w:t>VARCHAR</w:t>
      </w:r>
      <w:r>
        <w:rPr>
          <w:rFonts w:cs="Arial"/>
          <w:szCs w:val="22"/>
        </w:rPr>
        <w:t xml:space="preserve">(254) </w:t>
      </w:r>
      <w:r>
        <w:rPr>
          <w:rFonts w:cs="Arial"/>
          <w:color w:val="3F7F7F"/>
          <w:szCs w:val="22"/>
        </w:rPr>
        <w:t>DEFAULT</w:t>
      </w:r>
      <w:r>
        <w:rPr>
          <w:rFonts w:cs="Arial"/>
          <w:szCs w:val="22"/>
        </w:rPr>
        <w:t xml:space="preserve"> </w:t>
      </w:r>
      <w:r>
        <w:rPr>
          <w:rFonts w:cs="Arial"/>
          <w:color w:val="7F007F"/>
          <w:szCs w:val="22"/>
        </w:rPr>
        <w:t>NULL</w:t>
      </w:r>
    </w:p>
    <w:p>
      <w:pPr>
        <w:pStyle w:val="Normal"/>
        <w:keepNext/>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t xml:space="preserve">) ENGINE=InnoDB </w:t>
      </w:r>
      <w:r>
        <w:rPr>
          <w:rFonts w:cs="Arial"/>
          <w:b/>
          <w:bCs/>
          <w:color w:val="3F7F7F"/>
          <w:szCs w:val="22"/>
        </w:rPr>
        <w:t>DEFAULT</w:t>
      </w:r>
      <w:r>
        <w:rPr>
          <w:rFonts w:cs="Arial"/>
          <w:szCs w:val="22"/>
        </w:rPr>
        <w:t xml:space="preserve"> CHARSET=utf8;</w:t>
      </w:r>
    </w:p>
    <w:p>
      <w:pPr>
        <w:pStyle w:val="Caption1"/>
        <w:ind w:left="720" w:hanging="0"/>
        <w:rPr/>
      </w:pPr>
      <w:bookmarkStart w:id="61" w:name="_Ref313524065"/>
      <w:r>
        <w:rPr/>
        <w:t xml:space="preserve">Figure </w:t>
      </w:r>
      <w:r>
        <w:rPr/>
        <w:fldChar w:fldCharType="begin"/>
      </w:r>
      <w:r>
        <w:instrText> SEQ Figure \* ARABIC </w:instrText>
      </w:r>
      <w:r>
        <w:fldChar w:fldCharType="separate"/>
      </w:r>
      <w:r>
        <w:t>40</w:t>
      </w:r>
      <w:r>
        <w:fldChar w:fldCharType="end"/>
      </w:r>
      <w:bookmarkEnd w:id="61"/>
      <w:r>
        <w:rPr/>
        <w:t>: Contents of todo-schema.sql</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p>
      <w:pPr>
        <w:pStyle w:val="ListParagraph"/>
        <w:numPr>
          <w:ilvl w:val="0"/>
          <w:numId w:val="15"/>
        </w:numPr>
        <w:rPr/>
      </w:pPr>
      <w:r>
        <w:rPr/>
        <w:t xml:space="preserve">Create the file </w:t>
      </w:r>
      <w:r>
        <w:rPr>
          <w:b/>
        </w:rPr>
        <w:t>todo-data.sql</w:t>
      </w:r>
      <w:r>
        <w:rPr/>
        <w:t xml:space="preserve"> and insert the contents shown in </w:t>
      </w:r>
      <w:r>
        <w:rPr/>
        <w:fldChar w:fldCharType="begin"/>
      </w:r>
      <w:r>
        <w:instrText> REF _Ref313524180 \h </w:instrText>
      </w:r>
      <w:r>
        <w:fldChar w:fldCharType="separate"/>
      </w:r>
      <w:r>
        <w:t>Figure 41</w:t>
      </w:r>
      <w:r>
        <w:fldChar w:fldCharType="end"/>
      </w:r>
      <w:r>
        <w:rPr/>
        <w:t>.</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t>USE todo;</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INSERT</w:t>
      </w:r>
      <w:r>
        <w:rPr>
          <w:rFonts w:cs="Arial"/>
          <w:szCs w:val="22"/>
        </w:rPr>
        <w:t xml:space="preserve"> </w:t>
      </w:r>
      <w:r>
        <w:rPr>
          <w:rFonts w:cs="Arial"/>
          <w:b/>
          <w:bCs/>
          <w:color w:val="3F7F7F"/>
          <w:szCs w:val="22"/>
        </w:rPr>
        <w:t>INTO</w:t>
      </w:r>
      <w:r>
        <w:rPr>
          <w:rFonts w:cs="Arial"/>
          <w:szCs w:val="22"/>
        </w:rPr>
        <w:t xml:space="preserve"> `TODOLIST` (`L_ID`,`C_NAME`) </w:t>
      </w:r>
      <w:r>
        <w:rPr>
          <w:rFonts w:cs="Arial"/>
          <w:b/>
          <w:bCs/>
          <w:color w:val="3F7F7F"/>
          <w:szCs w:val="22"/>
        </w:rPr>
        <w:t>VALUES</w:t>
      </w:r>
      <w:r>
        <w:rPr>
          <w:rFonts w:cs="Arial"/>
          <w:szCs w:val="22"/>
        </w:rPr>
        <w:t xml:space="preserve"> (1, </w:t>
      </w:r>
      <w:r>
        <w:rPr>
          <w:rFonts w:cs="Arial"/>
          <w:color w:val="00FF00"/>
          <w:szCs w:val="22"/>
        </w:rPr>
        <w:t>"sample entry #1"</w:t>
      </w:r>
      <w:r>
        <w:rPr>
          <w:rFonts w:cs="Arial"/>
          <w:szCs w:val="22"/>
        </w:rPr>
        <w:t>);</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INSERT</w:t>
      </w:r>
      <w:r>
        <w:rPr>
          <w:rFonts w:cs="Arial"/>
          <w:szCs w:val="22"/>
        </w:rPr>
        <w:t xml:space="preserve"> </w:t>
      </w:r>
      <w:r>
        <w:rPr>
          <w:rFonts w:cs="Arial"/>
          <w:b/>
          <w:bCs/>
          <w:color w:val="3F7F7F"/>
          <w:szCs w:val="22"/>
        </w:rPr>
        <w:t>INTO</w:t>
      </w:r>
      <w:r>
        <w:rPr>
          <w:rFonts w:cs="Arial"/>
          <w:szCs w:val="22"/>
        </w:rPr>
        <w:t xml:space="preserve"> `TODOLIST` (`L_ID`,`C_NAME`) </w:t>
      </w:r>
      <w:r>
        <w:rPr>
          <w:rFonts w:cs="Arial"/>
          <w:b/>
          <w:bCs/>
          <w:color w:val="3F7F7F"/>
          <w:szCs w:val="22"/>
        </w:rPr>
        <w:t>VALUES</w:t>
      </w:r>
      <w:r>
        <w:rPr>
          <w:rFonts w:cs="Arial"/>
          <w:szCs w:val="22"/>
        </w:rPr>
        <w:t xml:space="preserve"> (2, </w:t>
      </w:r>
      <w:r>
        <w:rPr>
          <w:rFonts w:cs="Arial"/>
          <w:color w:val="00FF00"/>
          <w:szCs w:val="22"/>
        </w:rPr>
        <w:t>"sample entry #2"</w:t>
      </w:r>
      <w:r>
        <w:rPr>
          <w:rFonts w:cs="Arial"/>
          <w:szCs w:val="22"/>
        </w:rPr>
        <w:t>);</w:t>
      </w:r>
    </w:p>
    <w:p>
      <w:pPr>
        <w:pStyle w:val="Normal"/>
        <w:keepNext/>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INSERT</w:t>
      </w:r>
      <w:r>
        <w:rPr>
          <w:rFonts w:cs="Arial"/>
          <w:szCs w:val="22"/>
        </w:rPr>
        <w:t xml:space="preserve"> </w:t>
      </w:r>
      <w:r>
        <w:rPr>
          <w:rFonts w:cs="Arial"/>
          <w:b/>
          <w:bCs/>
          <w:color w:val="3F7F7F"/>
          <w:szCs w:val="22"/>
        </w:rPr>
        <w:t>INTO</w:t>
      </w:r>
      <w:r>
        <w:rPr>
          <w:rFonts w:cs="Arial"/>
          <w:szCs w:val="22"/>
        </w:rPr>
        <w:t xml:space="preserve"> `TODOLIST` (`L_ID`,`C_NAME`) </w:t>
      </w:r>
      <w:r>
        <w:rPr>
          <w:rFonts w:cs="Arial"/>
          <w:b/>
          <w:bCs/>
          <w:color w:val="3F7F7F"/>
          <w:szCs w:val="22"/>
        </w:rPr>
        <w:t>VALUES</w:t>
      </w:r>
      <w:r>
        <w:rPr>
          <w:rFonts w:cs="Arial"/>
          <w:szCs w:val="22"/>
        </w:rPr>
        <w:t xml:space="preserve"> (3, </w:t>
      </w:r>
      <w:r>
        <w:rPr>
          <w:rFonts w:cs="Arial"/>
          <w:color w:val="00FF00"/>
          <w:szCs w:val="22"/>
        </w:rPr>
        <w:t>"sample entry #3"</w:t>
      </w:r>
      <w:r>
        <w:rPr>
          <w:rFonts w:cs="Arial"/>
          <w:szCs w:val="22"/>
        </w:rPr>
        <w:t>);</w:t>
      </w:r>
    </w:p>
    <w:p>
      <w:pPr>
        <w:pStyle w:val="Caption1"/>
        <w:ind w:left="720" w:hanging="0"/>
        <w:rPr/>
      </w:pPr>
      <w:bookmarkStart w:id="62" w:name="_Ref313524180"/>
      <w:r>
        <w:rPr/>
        <w:t xml:space="preserve">Figure </w:t>
      </w:r>
      <w:r>
        <w:rPr/>
        <w:fldChar w:fldCharType="begin"/>
      </w:r>
      <w:r>
        <w:instrText> SEQ Figure \* ARABIC </w:instrText>
      </w:r>
      <w:r>
        <w:fldChar w:fldCharType="separate"/>
      </w:r>
      <w:r>
        <w:t>41</w:t>
      </w:r>
      <w:r>
        <w:fldChar w:fldCharType="end"/>
      </w:r>
      <w:bookmarkEnd w:id="62"/>
      <w:r>
        <w:rPr/>
        <w:t>: Contents of todo-data.sql</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p>
      <w:pPr>
        <w:pStyle w:val="ListParagraph"/>
        <w:numPr>
          <w:ilvl w:val="0"/>
          <w:numId w:val="15"/>
        </w:numPr>
        <w:rPr/>
      </w:pPr>
      <w:r>
        <w:rPr/>
        <w:t>Confirm you’ve got the files in the right directory. It should look like this:</w:t>
      </w:r>
    </w:p>
    <w:p>
      <w:pPr>
        <w:pStyle w:val="Normal"/>
        <w:widowControl w:val="false"/>
        <w:spacing w:lineRule="atLeast" w:line="240" w:before="0" w:after="0"/>
        <w:ind w:left="720" w:hanging="0"/>
        <w:contextualSpacing/>
        <w:rPr>
          <w:rFonts w:cs="Arial"/>
          <w:b/>
          <w:b/>
          <w:bCs/>
          <w:szCs w:val="22"/>
        </w:rPr>
      </w:pPr>
      <w:r>
        <w:rPr>
          <w:rFonts w:cs="Arial"/>
          <w:szCs w:val="22"/>
        </w:rPr>
        <w:t xml:space="preserve">ibmcloud@aaa-to-do-12345678:~$ </w:t>
      </w:r>
      <w:r>
        <w:rPr>
          <w:rFonts w:cs="Arial"/>
          <w:b/>
          <w:bCs/>
          <w:szCs w:val="22"/>
        </w:rPr>
        <w:t>ls -l /home/ibmcloud/liberty-sql/</w:t>
      </w:r>
    </w:p>
    <w:p>
      <w:pPr>
        <w:pStyle w:val="Normal"/>
        <w:widowControl w:val="false"/>
        <w:spacing w:lineRule="atLeast" w:line="240" w:before="0" w:after="0"/>
        <w:ind w:left="720" w:hanging="0"/>
        <w:contextualSpacing/>
        <w:rPr>
          <w:rFonts w:cs="Arial"/>
          <w:szCs w:val="22"/>
        </w:rPr>
      </w:pPr>
      <w:r>
        <w:rPr>
          <w:rFonts w:cs="Arial"/>
          <w:szCs w:val="22"/>
        </w:rPr>
        <w:t>-rw-r--r-- 1 ibmcloud ibmcloud 227 Jan 1 12:00 todo-data.sql</w:t>
      </w:r>
    </w:p>
    <w:p>
      <w:pPr>
        <w:pStyle w:val="Normal"/>
        <w:widowControl w:val="false"/>
        <w:spacing w:lineRule="atLeast" w:line="240" w:before="0" w:after="0"/>
        <w:ind w:left="720" w:hanging="0"/>
        <w:contextualSpacing/>
        <w:rPr>
          <w:rFonts w:cs="Arial"/>
          <w:szCs w:val="22"/>
        </w:rPr>
      </w:pPr>
      <w:r>
        <w:rPr>
          <w:rFonts w:cs="Arial"/>
          <w:szCs w:val="22"/>
        </w:rPr>
        <w:t>-rw-r--r-- 1 ibmcloud ibmcloud 190 Jan 1 12:00 todo-schema.sql</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tbl>
      <w:tblPr>
        <w:tblW w:w="8748" w:type="dxa"/>
        <w:jc w:val="left"/>
        <w:tblInd w:w="611"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3" w:type="dxa"/>
          <w:bottom w:w="0" w:type="dxa"/>
          <w:right w:w="100" w:type="dxa"/>
        </w:tblCellMar>
        <w:tblLook w:firstRow="0" w:noVBand="0" w:lastRow="0" w:firstColumn="0" w:lastColumn="0" w:noHBand="0" w:val="0000"/>
      </w:tblPr>
      <w:tblGrid>
        <w:gridCol w:w="8748"/>
      </w:tblGrid>
      <w:tr>
        <w:trPr/>
        <w:tc>
          <w:tcPr>
            <w:tcW w:w="874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3" w:type="dxa"/>
            </w:tcMar>
            <w:vAlign w:val="center"/>
          </w:tcPr>
          <w:p>
            <w:pPr>
              <w:pStyle w:val="Normal"/>
              <w:widowControl w:val="false"/>
              <w:spacing w:lineRule="atLeast" w:line="240" w:before="200" w:after="100"/>
              <w:contextualSpacing/>
              <w:rPr>
                <w:rFonts w:ascii="Helvetica" w:hAnsi="Helvetica" w:cs="Helvetica"/>
                <w:sz w:val="20"/>
                <w:szCs w:val="20"/>
              </w:rPr>
            </w:pPr>
            <w:r>
              <w:rPr>
                <w:rFonts w:cs="Helvetica" w:ascii="Helvetica" w:hAnsi="Helvetica"/>
                <w:b/>
                <w:bCs/>
                <w:sz w:val="20"/>
                <w:szCs w:val="20"/>
              </w:rPr>
              <w:t>Note:</w:t>
            </w:r>
            <w:r>
              <w:rPr>
                <w:rFonts w:cs="Helvetica" w:ascii="Helvetica" w:hAnsi="Helvetica"/>
                <w:sz w:val="20"/>
                <w:szCs w:val="20"/>
              </w:rPr>
              <w:t xml:space="preserve"> You can also </w:t>
            </w:r>
            <w:r>
              <w:rPr>
                <w:rFonts w:cs="Helvetica" w:ascii="Helvetica" w:hAnsi="Helvetica"/>
                <w:b/>
                <w:bCs/>
                <w:sz w:val="20"/>
                <w:szCs w:val="20"/>
              </w:rPr>
              <w:t>cat</w:t>
            </w:r>
            <w:r>
              <w:rPr>
                <w:rFonts w:cs="Helvetica" w:ascii="Helvetica" w:hAnsi="Helvetica"/>
                <w:sz w:val="20"/>
                <w:szCs w:val="20"/>
              </w:rPr>
              <w:t xml:space="preserve"> each file to make sure its contents look correct.</w:t>
            </w:r>
          </w:p>
        </w:tc>
      </w:tr>
    </w:tbl>
    <w:p>
      <w:pPr>
        <w:pStyle w:val="Normal"/>
        <w:rPr/>
      </w:pPr>
      <w:r>
        <w:rPr/>
        <w:t>You now have the schema and data file that will be needed to initialize the database when creating its Docker container.</w:t>
      </w:r>
    </w:p>
    <w:p>
      <w:pPr>
        <w:pStyle w:val="Heading5"/>
        <w:rPr/>
      </w:pPr>
      <w:r>
        <w:rPr/>
        <w:t>Install the database</w:t>
      </w:r>
    </w:p>
    <w:p>
      <w:pPr>
        <w:pStyle w:val="Normal"/>
        <w:rPr/>
      </w:pPr>
      <w:r>
        <w:rPr/>
        <w:t>Still logged into your VM using SSH:</w:t>
      </w:r>
    </w:p>
    <w:p>
      <w:pPr>
        <w:pStyle w:val="ListParagraph"/>
        <w:numPr>
          <w:ilvl w:val="0"/>
          <w:numId w:val="16"/>
        </w:numPr>
        <w:rPr/>
      </w:pPr>
      <w:r>
        <w:rPr/>
        <w:t>Create the MySQL container instance and load the sample data from the two initialization files with the command below:</w:t>
      </w:r>
    </w:p>
    <w:p>
      <w:pPr>
        <w:pStyle w:val="Normal"/>
        <w:widowControl w:val="false"/>
        <w:spacing w:lineRule="atLeast" w:line="240"/>
        <w:ind w:left="720" w:hanging="0"/>
        <w:rPr>
          <w:rFonts w:ascii="Helvetica" w:hAnsi="Helvetica" w:cs="Helvetica"/>
          <w:sz w:val="20"/>
          <w:szCs w:val="20"/>
        </w:rPr>
      </w:pPr>
      <w:r>
        <w:rPr>
          <w:rFonts w:cs="Helvetica" w:ascii="Helvetica" w:hAnsi="Helvetica"/>
          <w:sz w:val="20"/>
          <w:szCs w:val="20"/>
        </w:rPr>
        <w:t>$ sudo docker run -d --name mysql-tutum -p 3306:3306 -v /home/ibmcloud:/home/ibmcloud -e MYSQL_PASS=passw0rd -e STARTUP_SQL="/home/ibmcloud/liberty-sql/todo-schema.sql /home/ibmcloud/liberty-sql/todo-data.sql" tutum/mysql</w:t>
      </w:r>
    </w:p>
    <w:p>
      <w:pPr>
        <w:pStyle w:val="Normal"/>
        <w:ind w:left="720" w:hanging="0"/>
        <w:rPr/>
      </w:pPr>
      <w:r>
        <w:rPr/>
        <w:t>Where:</w:t>
      </w:r>
    </w:p>
    <w:p>
      <w:pPr>
        <w:pStyle w:val="ListParagraph"/>
        <w:numPr>
          <w:ilvl w:val="1"/>
          <w:numId w:val="14"/>
        </w:numPr>
        <w:rPr/>
      </w:pPr>
      <w:r>
        <w:rPr/>
        <w:t>–</w:t>
      </w:r>
      <w:r>
        <w:rPr/>
        <w:t>d runs the container in the background, not interactively</w:t>
      </w:r>
    </w:p>
    <w:p>
      <w:pPr>
        <w:pStyle w:val="ListParagraph"/>
        <w:numPr>
          <w:ilvl w:val="1"/>
          <w:numId w:val="14"/>
        </w:numPr>
        <w:rPr/>
      </w:pPr>
      <w:r>
        <w:rPr/>
        <w:t>mysql-tutum is the name to give the container created from the image</w:t>
      </w:r>
    </w:p>
    <w:p>
      <w:pPr>
        <w:pStyle w:val="ListParagraph"/>
        <w:numPr>
          <w:ilvl w:val="1"/>
          <w:numId w:val="14"/>
        </w:numPr>
        <w:rPr/>
      </w:pPr>
      <w:r>
        <w:rPr/>
        <w:t>3306:3306 forwards the MySQL port to make it accessible from the host OS’s IP address</w:t>
      </w:r>
    </w:p>
    <w:p>
      <w:pPr>
        <w:pStyle w:val="ListParagraph"/>
        <w:numPr>
          <w:ilvl w:val="1"/>
          <w:numId w:val="14"/>
        </w:numPr>
        <w:rPr/>
      </w:pPr>
      <w:r>
        <w:rPr/>
        <w:t>/home/ibmcloud:/home/ibmcloud binds the directory to make the directory in the host OS available within the container</w:t>
      </w:r>
    </w:p>
    <w:p>
      <w:pPr>
        <w:pStyle w:val="ListParagraph"/>
        <w:numPr>
          <w:ilvl w:val="1"/>
          <w:numId w:val="14"/>
        </w:numPr>
        <w:rPr/>
      </w:pPr>
      <w:r>
        <w:rPr/>
        <w:t>MYSQL_PASS sets the password of the database’s main user, in this example to passw0rd</w:t>
      </w:r>
    </w:p>
    <w:p>
      <w:pPr>
        <w:pStyle w:val="ListParagraph"/>
        <w:numPr>
          <w:ilvl w:val="1"/>
          <w:numId w:val="14"/>
        </w:numPr>
        <w:rPr/>
      </w:pPr>
      <w:r>
        <w:rPr/>
        <w:t>STARTUP_SQL tells the container to run the SQL files in the order specified via the space-separated list</w:t>
      </w:r>
    </w:p>
    <w:p>
      <w:pPr>
        <w:pStyle w:val="ListParagraph"/>
        <w:numPr>
          <w:ilvl w:val="1"/>
          <w:numId w:val="14"/>
        </w:numPr>
        <w:rPr/>
      </w:pPr>
      <w:r>
        <w:rPr/>
        <w:t>tutum/mysql is the name of the Docker image to create the container from</w:t>
      </w:r>
    </w:p>
    <w:p>
      <w:pPr>
        <w:pStyle w:val="ListParagraph"/>
        <w:numPr>
          <w:ilvl w:val="0"/>
          <w:numId w:val="16"/>
        </w:numPr>
        <w:rPr/>
      </w:pPr>
      <w:r>
        <w:rPr/>
        <w:t>Verify that the MySQL container is running with this command:</w:t>
      </w:r>
    </w:p>
    <w:p>
      <w:pPr>
        <w:pStyle w:val="Normal"/>
        <w:widowControl w:val="false"/>
        <w:spacing w:lineRule="atLeast" w:line="240" w:before="0" w:after="0"/>
        <w:ind w:left="720" w:hanging="0"/>
        <w:contextualSpacing/>
        <w:rPr>
          <w:rFonts w:ascii="Helvetica" w:hAnsi="Helvetica" w:cs="Helvetica"/>
          <w:sz w:val="20"/>
          <w:szCs w:val="20"/>
        </w:rPr>
      </w:pPr>
      <w:r>
        <w:rPr>
          <w:rFonts w:cs="Helvetica" w:ascii="Helvetica" w:hAnsi="Helvetica"/>
          <w:sz w:val="20"/>
          <w:szCs w:val="20"/>
        </w:rPr>
        <w:t xml:space="preserve">$ </w:t>
      </w:r>
      <w:r>
        <w:rPr>
          <w:rFonts w:cs="Helvetica" w:ascii="Helvetica" w:hAnsi="Helvetica"/>
          <w:b/>
          <w:sz w:val="20"/>
          <w:szCs w:val="20"/>
        </w:rPr>
        <w:t>sudo docker ps</w:t>
      </w:r>
    </w:p>
    <w:p>
      <w:pPr>
        <w:pStyle w:val="Normal"/>
        <w:widowControl w:val="false"/>
        <w:spacing w:lineRule="atLeast" w:line="240" w:before="0" w:after="0"/>
        <w:ind w:left="720" w:hanging="0"/>
        <w:contextualSpacing/>
        <w:rPr>
          <w:rFonts w:ascii="Helvetica" w:hAnsi="Helvetica" w:cs="Helvetica"/>
          <w:sz w:val="20"/>
          <w:szCs w:val="20"/>
        </w:rPr>
      </w:pPr>
      <w:r>
        <w:rPr>
          <w:rFonts w:cs="Helvetica" w:ascii="Helvetica" w:hAnsi="Helvetica"/>
          <w:sz w:val="20"/>
          <w:szCs w:val="20"/>
        </w:rPr>
        <w:t>CONTAINER ID</w:t>
        <w:tab/>
        <w:tab/>
        <w:t>IMAGE</w:t>
        <w:tab/>
        <w:tab/>
        <w:t>STATUS</w:t>
        <w:tab/>
        <w:tab/>
        <w:t>NAMES</w:t>
      </w:r>
    </w:p>
    <w:p>
      <w:pPr>
        <w:pStyle w:val="Normal"/>
        <w:widowControl w:val="false"/>
        <w:spacing w:lineRule="atLeast" w:line="240" w:before="0" w:after="0"/>
        <w:ind w:left="720" w:hanging="0"/>
        <w:contextualSpacing/>
        <w:rPr>
          <w:rFonts w:ascii="Helvetica" w:hAnsi="Helvetica" w:cs="Helvetica"/>
          <w:sz w:val="20"/>
          <w:szCs w:val="20"/>
        </w:rPr>
      </w:pPr>
      <w:r>
        <w:rPr>
          <w:rFonts w:cs="Helvetica" w:ascii="Helvetica" w:hAnsi="Helvetica"/>
          <w:sz w:val="20"/>
          <w:szCs w:val="20"/>
        </w:rPr>
        <w:t>dd1234567890</w:t>
        <w:tab/>
        <w:tab/>
        <w:t>tutum/mysql</w:t>
        <w:tab/>
        <w:t>Up 28 seconds</w:t>
        <w:tab/>
        <w:tab/>
        <w:t>mysql-tutum</w:t>
      </w:r>
    </w:p>
    <w:p>
      <w:pPr>
        <w:pStyle w:val="Normal"/>
        <w:rPr/>
      </w:pPr>
      <w:r>
        <w:rPr/>
        <w:t>You now have a running Docker container named mysql-tutum. That container has a MySQL database server running in it, bound to port 3306. The database server contains a database named todo that contains a table named TODOLIST that contains the sample data for a set of items in a To Do list.</w:t>
      </w:r>
    </w:p>
    <w:p>
      <w:pPr>
        <w:pStyle w:val="Heading3"/>
        <w:rPr/>
      </w:pPr>
      <w:bookmarkStart w:id="63" w:name="_Ref314150972"/>
      <w:bookmarkEnd w:id="63"/>
      <w:r>
        <w:rPr/>
        <w:t>Create sample app</w:t>
      </w:r>
    </w:p>
    <w:p>
      <w:pPr>
        <w:pStyle w:val="Normal"/>
        <w:rPr/>
      </w:pPr>
      <w:r>
        <w:rPr/>
        <w:t>This tutorial needs a sample application, a Java app that connects to a SQL database. Rather than create one from scratch, we’ll use one that’s built into Bluemix, created by the Java DB Web Starter boilerplate.</w:t>
      </w:r>
    </w:p>
    <w:p>
      <w:pPr>
        <w:pStyle w:val="Normal"/>
        <w:rPr/>
      </w:pPr>
      <w:r>
        <w:rPr/>
        <w:t>In the Bluemix dashboard:</w:t>
      </w:r>
    </w:p>
    <w:p>
      <w:pPr>
        <w:pStyle w:val="ListParagraph"/>
        <w:numPr>
          <w:ilvl w:val="0"/>
          <w:numId w:val="17"/>
        </w:numPr>
        <w:rPr/>
      </w:pPr>
      <w:r>
        <w:rPr/>
        <w:t xml:space="preserve">Select your space named </w:t>
      </w:r>
      <w:r>
        <w:rPr>
          <w:b/>
          <w:bCs/>
        </w:rPr>
        <w:t>hybrid-cloud</w:t>
      </w:r>
      <w:r>
        <w:rPr/>
        <w:t>.</w:t>
      </w:r>
    </w:p>
    <w:p>
      <w:pPr>
        <w:pStyle w:val="ListParagraph"/>
        <w:numPr>
          <w:ilvl w:val="0"/>
          <w:numId w:val="17"/>
        </w:numPr>
        <w:rPr/>
      </w:pPr>
      <w:r>
        <w:rPr/>
        <w:t xml:space="preserve">Create a new instance of the </w:t>
      </w:r>
      <w:r>
        <w:rPr>
          <w:b/>
          <w:bCs/>
        </w:rPr>
        <w:t xml:space="preserve">Java DB Web Starter </w:t>
      </w:r>
      <w:r>
        <w:rPr/>
        <w:t>boilerplate.</w:t>
      </w:r>
    </w:p>
    <w:p>
      <w:pPr>
        <w:pStyle w:val="ListParagraph"/>
        <w:numPr>
          <w:ilvl w:val="1"/>
          <w:numId w:val="17"/>
        </w:numPr>
        <w:rPr/>
      </w:pPr>
      <w:r>
        <w:rPr/>
        <w:t xml:space="preserve">Select </w:t>
      </w:r>
      <w:r>
        <w:rPr>
          <w:b/>
          <w:bCs/>
        </w:rPr>
        <w:t>Catalog</w:t>
      </w:r>
      <w:r>
        <w:rPr/>
        <w:t>.</w:t>
      </w:r>
    </w:p>
    <w:p>
      <w:pPr>
        <w:pStyle w:val="ListParagraph"/>
        <w:numPr>
          <w:ilvl w:val="1"/>
          <w:numId w:val="17"/>
        </w:numPr>
        <w:rPr/>
      </w:pPr>
      <w:r>
        <w:rPr/>
        <w:t xml:space="preserve">In the Boilerplates section of the catalog, select </w:t>
      </w:r>
      <w:r>
        <w:rPr>
          <w:b/>
          <w:bCs/>
        </w:rPr>
        <w:t>Java DB Web Starter</w:t>
      </w:r>
      <w:r>
        <w:rPr/>
        <w:t>.</w:t>
      </w:r>
    </w:p>
    <w:p>
      <w:pPr>
        <w:pStyle w:val="ListParagraph"/>
        <w:numPr>
          <w:ilvl w:val="1"/>
          <w:numId w:val="17"/>
        </w:numPr>
        <w:rPr/>
      </w:pPr>
      <w:r>
        <w:rPr/>
        <w:t xml:space="preserve">On the boilerplate’s Create page, specify the name as </w:t>
      </w:r>
      <w:r>
        <w:rPr>
          <w:b/>
          <w:bCs/>
        </w:rPr>
        <w:t>AAA-java-sql</w:t>
      </w:r>
      <w:r>
        <w:rPr/>
        <w:t>, where AAA is your initials or some other ID to make the application’s name unique.</w:t>
      </w:r>
    </w:p>
    <w:p>
      <w:pPr>
        <w:pStyle w:val="ListParagraph"/>
        <w:numPr>
          <w:ilvl w:val="1"/>
          <w:numId w:val="17"/>
        </w:numPr>
        <w:rPr/>
      </w:pPr>
      <w:r>
        <w:rPr/>
        <w:t xml:space="preserve">Leave the other settings with their default values and press </w:t>
      </w:r>
      <w:r>
        <w:rPr>
          <w:b/>
          <w:bCs/>
        </w:rPr>
        <w:t>Create</w:t>
      </w:r>
      <w:r>
        <w:rPr/>
        <w:t>.</w:t>
      </w:r>
    </w:p>
    <w:p>
      <w:pPr>
        <w:pStyle w:val="ListParagraph"/>
        <w:numPr>
          <w:ilvl w:val="0"/>
          <w:numId w:val="17"/>
        </w:numPr>
        <w:rPr/>
      </w:pPr>
      <w:r>
        <w:rPr/>
        <w:t>Once the boilerplate’s application runtime has started, run the application.</w:t>
      </w:r>
    </w:p>
    <w:p>
      <w:pPr>
        <w:pStyle w:val="ListParagraph"/>
        <w:numPr>
          <w:ilvl w:val="1"/>
          <w:numId w:val="17"/>
        </w:numPr>
        <w:rPr/>
      </w:pPr>
      <w:r>
        <w:rPr/>
        <w:t xml:space="preserve">Select the link shown next to “Your app is running,” such as </w:t>
      </w:r>
      <w:hyperlink r:id="rId56">
        <w:r>
          <w:rPr>
            <w:webHidden/>
            <w:rStyle w:val="InternetLink"/>
            <w:b/>
            <w:bCs/>
            <w:vanish/>
            <w:u w:val="none" w:color="0000FF"/>
          </w:rPr>
          <w:t>http://AAA-java-sql.mybluemix.net</w:t>
        </w:r>
      </w:hyperlink>
      <w:r>
        <w:rPr/>
        <w:t>.</w:t>
      </w:r>
    </w:p>
    <w:p>
      <w:pPr>
        <w:pStyle w:val="ListParagraph"/>
        <w:numPr>
          <w:ilvl w:val="1"/>
          <w:numId w:val="17"/>
        </w:numPr>
        <w:rPr/>
      </w:pPr>
      <w:r>
        <w:rPr/>
        <w:t xml:space="preserve">A new browser window opens displaying the Java DB Web Starter home page. See </w:t>
      </w:r>
      <w:r>
        <w:rPr/>
        <w:fldChar w:fldCharType="begin"/>
      </w:r>
      <w:r>
        <w:instrText> REF _Ref314150342 \h </w:instrText>
      </w:r>
      <w:r>
        <w:fldChar w:fldCharType="separate"/>
      </w:r>
      <w:r>
        <w:t>Figure 42</w:t>
      </w:r>
      <w:r>
        <w:fldChar w:fldCharType="end"/>
      </w:r>
      <w:r>
        <w:rPr/>
        <w:t>. Experiment with adding, changing, and removing items in the To Do list. These items are stored in the SQL database.</w:t>
      </w:r>
    </w:p>
    <w:p>
      <w:pPr>
        <w:pStyle w:val="Normal"/>
        <w:keepNext/>
        <w:widowControl w:val="false"/>
        <w:tabs>
          <w:tab w:val="left" w:pos="280" w:leader="none"/>
        </w:tabs>
        <w:spacing w:lineRule="atLeast" w:line="240" w:before="100" w:after="100"/>
        <w:contextualSpacing/>
        <w:rPr/>
      </w:pPr>
      <w:r>
        <w:rPr/>
        <w:drawing>
          <wp:inline distT="0" distB="0" distL="0" distR="0">
            <wp:extent cx="5943600" cy="3032760"/>
            <wp:effectExtent l="0" t="0" r="0" b="0"/>
            <wp:docPr id="4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 descr=""/>
                    <pic:cNvPicPr>
                      <a:picLocks noChangeAspect="1" noChangeArrowheads="1"/>
                    </pic:cNvPicPr>
                  </pic:nvPicPr>
                  <pic:blipFill>
                    <a:blip r:embed="rId57"/>
                    <a:stretch>
                      <a:fillRect/>
                    </a:stretch>
                  </pic:blipFill>
                  <pic:spPr bwMode="auto">
                    <a:xfrm>
                      <a:off x="0" y="0"/>
                      <a:ext cx="5943600" cy="3032760"/>
                    </a:xfrm>
                    <a:prstGeom prst="rect">
                      <a:avLst/>
                    </a:prstGeom>
                  </pic:spPr>
                </pic:pic>
              </a:graphicData>
            </a:graphic>
          </wp:inline>
        </w:drawing>
      </w:r>
    </w:p>
    <w:p>
      <w:pPr>
        <w:pStyle w:val="Caption1"/>
        <w:rPr/>
      </w:pPr>
      <w:bookmarkStart w:id="64" w:name="_Ref314150617"/>
      <w:bookmarkStart w:id="65" w:name="_Ref314150342"/>
      <w:r>
        <w:rPr/>
        <w:t xml:space="preserve">Figure </w:t>
      </w:r>
      <w:r>
        <w:rPr/>
        <w:fldChar w:fldCharType="begin"/>
      </w:r>
      <w:r>
        <w:instrText> SEQ Figure \* ARABIC </w:instrText>
      </w:r>
      <w:r>
        <w:fldChar w:fldCharType="separate"/>
      </w:r>
      <w:r>
        <w:t>42</w:t>
      </w:r>
      <w:r>
        <w:fldChar w:fldCharType="end"/>
      </w:r>
      <w:bookmarkEnd w:id="64"/>
      <w:bookmarkEnd w:id="65"/>
      <w:r>
        <w:rPr/>
        <w:t>: To Do application</w:t>
      </w:r>
    </w:p>
    <w:p>
      <w:pPr>
        <w:pStyle w:val="ListParagraph"/>
        <w:numPr>
          <w:ilvl w:val="0"/>
          <w:numId w:val="17"/>
        </w:numPr>
        <w:rPr/>
      </w:pPr>
      <w:r>
        <w:rPr/>
        <w:t>Back in the Dashboard, it should still display the page for your application with Start Coding selected.</w:t>
      </w:r>
    </w:p>
    <w:p>
      <w:pPr>
        <w:pStyle w:val="ListParagraph"/>
        <w:numPr>
          <w:ilvl w:val="1"/>
          <w:numId w:val="17"/>
        </w:numPr>
        <w:rPr/>
      </w:pPr>
      <w:r>
        <w:rPr/>
        <w:t xml:space="preserve">Select </w:t>
      </w:r>
      <w:r>
        <w:rPr>
          <w:b/>
          <w:bCs/>
        </w:rPr>
        <w:t>Download Starter Code</w:t>
      </w:r>
      <w:r>
        <w:rPr/>
        <w:t xml:space="preserve"> to download </w:t>
      </w:r>
      <w:r>
        <w:rPr>
          <w:b/>
          <w:bCs/>
        </w:rPr>
        <w:t>AAA-java-sql.zip</w:t>
      </w:r>
      <w:r>
        <w:rPr/>
        <w:t xml:space="preserve"> to your local computer.</w:t>
      </w:r>
    </w:p>
    <w:p>
      <w:pPr>
        <w:pStyle w:val="ListParagraph"/>
        <w:numPr>
          <w:ilvl w:val="1"/>
          <w:numId w:val="17"/>
        </w:numPr>
        <w:rPr/>
      </w:pPr>
      <w:r>
        <w:rPr/>
        <w:t xml:space="preserve">If you needed to install the CF CLI, you could do so here: Select </w:t>
      </w:r>
      <w:r>
        <w:rPr>
          <w:b/>
          <w:bCs/>
        </w:rPr>
        <w:t>Download CF Command Line Interface</w:t>
      </w:r>
      <w:r>
        <w:rPr/>
        <w:t xml:space="preserve"> to download and install the CF CLI.</w:t>
      </w:r>
    </w:p>
    <w:p>
      <w:pPr>
        <w:pStyle w:val="Normal"/>
        <w:rPr/>
      </w:pPr>
      <w:r>
        <w:rPr/>
        <w:t>You’ve now seen the Java DB Web Starter app run in Bluemix and have downloaded its code. For good measure, we’ve also installed the Cloud Foundry CLI, which later we’ll use to upload our modified application back into Bluemix.</w:t>
      </w:r>
    </w:p>
    <w:p>
      <w:pPr>
        <w:pStyle w:val="Heading3"/>
        <w:rPr/>
      </w:pPr>
      <w:r>
        <w:rPr/>
        <w:t>Import sample app</w:t>
      </w:r>
    </w:p>
    <w:p>
      <w:pPr>
        <w:pStyle w:val="Normal"/>
        <w:rPr/>
      </w:pPr>
      <w:r>
        <w:rPr/>
        <w:t>The starter code from Bluemix is conveniently packaged as an Eclipse project. Import that project into Eclipse so that you can review the sample app’s code.</w:t>
      </w:r>
    </w:p>
    <w:p>
      <w:pPr>
        <w:pStyle w:val="Normal"/>
        <w:rPr/>
      </w:pPr>
      <w:r>
        <w:rPr/>
        <w:t>In Eclipse:</w:t>
      </w:r>
    </w:p>
    <w:p>
      <w:pPr>
        <w:pStyle w:val="ListParagraph"/>
        <w:numPr>
          <w:ilvl w:val="0"/>
          <w:numId w:val="18"/>
        </w:numPr>
        <w:rPr/>
      </w:pPr>
      <w:r>
        <w:rPr/>
        <w:t xml:space="preserve">Import the </w:t>
      </w:r>
      <w:r>
        <w:rPr>
          <w:b/>
          <w:bCs/>
        </w:rPr>
        <w:t>Java DB Web Starter</w:t>
      </w:r>
      <w:r>
        <w:rPr/>
        <w:t xml:space="preserve"> project, as documented in “Importing existing projects” in </w:t>
      </w:r>
      <w:r>
        <w:rPr>
          <w:i/>
          <w:iCs/>
        </w:rPr>
        <w:t>Eclipse documentation - Current Release</w:t>
      </w:r>
      <w:r>
        <w:rPr/>
        <w:t>:</w:t>
      </w:r>
    </w:p>
    <w:p>
      <w:pPr>
        <w:pStyle w:val="Normal"/>
        <w:ind w:left="720" w:hanging="0"/>
        <w:rPr/>
      </w:pPr>
      <w:hyperlink r:id="rId58">
        <w:r>
          <w:rPr>
            <w:webHidden/>
            <w:rStyle w:val="InternetLink"/>
            <w:rFonts w:cs="Arial"/>
            <w:vanish/>
            <w:szCs w:val="22"/>
            <w:u w:val="none" w:color="0000FF"/>
          </w:rPr>
          <w:t>http://help.eclipse.org/mars/topic/org.eclipse.platform.doc.user/tasks/tasks-importproject.htm</w:t>
        </w:r>
      </w:hyperlink>
    </w:p>
    <w:p>
      <w:pPr>
        <w:pStyle w:val="Normal"/>
        <w:ind w:left="720" w:hanging="0"/>
        <w:rPr/>
      </w:pPr>
      <w:r>
        <w:rPr/>
        <w:t>Specifically:</w:t>
      </w:r>
    </w:p>
    <w:p>
      <w:pPr>
        <w:pStyle w:val="ListParagraph"/>
        <w:numPr>
          <w:ilvl w:val="1"/>
          <w:numId w:val="14"/>
        </w:numPr>
        <w:rPr/>
      </w:pPr>
      <w:r>
        <w:rPr/>
        <w:t>Specify Select archive file.</w:t>
      </w:r>
    </w:p>
    <w:p>
      <w:pPr>
        <w:pStyle w:val="ListParagraph"/>
        <w:numPr>
          <w:ilvl w:val="1"/>
          <w:numId w:val="14"/>
        </w:numPr>
        <w:rPr/>
      </w:pPr>
      <w:r>
        <w:rPr/>
        <w:t>Select the starter code file you downloaded in “</w:t>
      </w:r>
      <w:r>
        <w:rPr/>
        <w:fldChar w:fldCharType="begin"/>
      </w:r>
      <w:r>
        <w:instrText> REF _Ref314150972 \h </w:instrText>
      </w:r>
      <w:r>
        <w:fldChar w:fldCharType="separate"/>
      </w:r>
      <w:r/>
      <w:r>
        <w:fldChar w:fldCharType="end"/>
      </w:r>
      <w:r>
        <w:rPr/>
        <w:t>,” AAA-java-sql.zip.</w:t>
      </w:r>
    </w:p>
    <w:p>
      <w:pPr>
        <w:pStyle w:val="Normal"/>
        <w:rPr/>
      </w:pPr>
      <w:r>
        <w:rPr/>
        <w:t xml:space="preserve">This creates the project </w:t>
      </w:r>
      <w:r>
        <w:rPr>
          <w:b/>
          <w:bCs/>
        </w:rPr>
        <w:t>JavaDBApp</w:t>
      </w:r>
      <w:r>
        <w:rPr/>
        <w:t>.</w:t>
      </w:r>
    </w:p>
    <w:p>
      <w:pPr>
        <w:pStyle w:val="Heading3"/>
        <w:rPr/>
      </w:pPr>
      <w:r>
        <w:rPr/>
        <w:t>Deploy sample app to Liberty server</w:t>
      </w:r>
    </w:p>
    <w:p>
      <w:pPr>
        <w:pStyle w:val="Normal"/>
        <w:rPr/>
      </w:pPr>
      <w:r>
        <w:rPr/>
        <w:t>Not only can we edit the sample app’s code in Eclipse, we can also use Eclipse to deploy the sample app to our Liberty server and run the sample app.</w:t>
      </w:r>
    </w:p>
    <w:p>
      <w:pPr>
        <w:pStyle w:val="Normal"/>
        <w:rPr/>
      </w:pPr>
      <w:r>
        <w:rPr/>
        <w:t>In Eclipse:</w:t>
      </w:r>
    </w:p>
    <w:p>
      <w:pPr>
        <w:pStyle w:val="ListParagraph"/>
        <w:numPr>
          <w:ilvl w:val="0"/>
          <w:numId w:val="19"/>
        </w:numPr>
        <w:rPr/>
      </w:pPr>
      <w:r>
        <w:rPr/>
        <w:t xml:space="preserve">Add the sample app’s project to the Liberty server, as documented in “Adding projects to a server” in </w:t>
      </w:r>
      <w:r>
        <w:rPr>
          <w:i/>
          <w:iCs/>
        </w:rPr>
        <w:t>Eclipse documentation - Current Release</w:t>
      </w:r>
      <w:r>
        <w:rPr/>
        <w:t>:</w:t>
      </w:r>
    </w:p>
    <w:p>
      <w:pPr>
        <w:pStyle w:val="Normal"/>
        <w:ind w:left="720" w:hanging="0"/>
        <w:rPr/>
      </w:pPr>
      <w:hyperlink r:id="rId59">
        <w:r>
          <w:rPr>
            <w:webHidden/>
            <w:rStyle w:val="InternetLink"/>
            <w:rFonts w:cs="Arial"/>
            <w:vanish/>
            <w:szCs w:val="22"/>
            <w:u w:val="none" w:color="0000FF"/>
          </w:rPr>
          <w:t>http://help.eclipse.org/mars/topic/org.eclipse.wst.server.ui.doc.user/topics/twaddprj.html</w:t>
        </w:r>
      </w:hyperlink>
    </w:p>
    <w:p>
      <w:pPr>
        <w:pStyle w:val="Normal"/>
        <w:ind w:left="720" w:hanging="0"/>
        <w:rPr/>
      </w:pPr>
      <w:r>
        <w:rPr/>
        <w:t>Specifically:</w:t>
      </w:r>
    </w:p>
    <w:p>
      <w:pPr>
        <w:pStyle w:val="ListParagraph"/>
        <w:numPr>
          <w:ilvl w:val="1"/>
          <w:numId w:val="14"/>
        </w:numPr>
        <w:rPr/>
      </w:pPr>
      <w:r>
        <w:rPr/>
        <w:t xml:space="preserve">The project to add is </w:t>
      </w:r>
      <w:r>
        <w:rPr>
          <w:b/>
          <w:bCs/>
        </w:rPr>
        <w:t>JavaDBApp</w:t>
      </w:r>
      <w:r>
        <w:rPr/>
        <w:t>.</w:t>
      </w:r>
    </w:p>
    <w:p>
      <w:pPr>
        <w:pStyle w:val="ListParagraph"/>
        <w:numPr>
          <w:ilvl w:val="1"/>
          <w:numId w:val="14"/>
        </w:numPr>
        <w:rPr/>
      </w:pPr>
      <w:r>
        <w:rPr/>
        <w:t xml:space="preserve">The server to add it to is </w:t>
      </w:r>
      <w:r>
        <w:rPr>
          <w:b/>
          <w:bCs/>
        </w:rPr>
        <w:t>wlp-8.5.5.8 defaultServer at localhost</w:t>
      </w:r>
      <w:r>
        <w:rPr/>
        <w:t>.</w:t>
      </w:r>
    </w:p>
    <w:p>
      <w:pPr>
        <w:pStyle w:val="ListParagraph"/>
        <w:numPr>
          <w:ilvl w:val="0"/>
          <w:numId w:val="19"/>
        </w:numPr>
        <w:rPr/>
      </w:pPr>
      <w:r>
        <w:rPr/>
        <w:t>The Servers view now shows the project associated with the server.</w:t>
      </w:r>
    </w:p>
    <w:tbl>
      <w:tblPr>
        <w:tblW w:w="8640" w:type="dxa"/>
        <w:jc w:val="left"/>
        <w:tblInd w:w="71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3" w:type="dxa"/>
          <w:bottom w:w="0" w:type="dxa"/>
          <w:right w:w="100" w:type="dxa"/>
        </w:tblCellMar>
        <w:tblLook w:firstRow="0" w:noVBand="0" w:lastRow="0" w:firstColumn="0" w:lastColumn="0" w:noHBand="0" w:val="0000"/>
      </w:tblPr>
      <w:tblGrid>
        <w:gridCol w:w="8640"/>
      </w:tblGrid>
      <w:tr>
        <w:trPr/>
        <w:tc>
          <w:tcPr>
            <w:tcW w:w="8640"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3" w:type="dxa"/>
            </w:tcMar>
            <w:vAlign w:val="center"/>
          </w:tcPr>
          <w:p>
            <w:pPr>
              <w:pStyle w:val="Normal"/>
              <w:widowControl/>
              <w:bidi w:val="0"/>
              <w:spacing w:lineRule="atLeast" w:line="300" w:before="187" w:after="58"/>
              <w:contextualSpacing/>
              <w:jc w:val="left"/>
              <w:rPr/>
            </w:pPr>
            <w:r>
              <w:rPr>
                <w:b/>
                <w:bCs/>
              </w:rPr>
              <w:t>Documentation:</w:t>
            </w:r>
            <w:r>
              <w:rPr/>
              <w:t xml:space="preserve"> For details, see “Servers view” in </w:t>
            </w:r>
            <w:r>
              <w:rPr>
                <w:i/>
                <w:iCs/>
              </w:rPr>
              <w:t>Eclipse documentation - Current Release</w:t>
            </w:r>
            <w:r>
              <w:rPr/>
              <w:t>:</w:t>
            </w:r>
          </w:p>
          <w:p>
            <w:pPr>
              <w:pStyle w:val="Normal"/>
              <w:widowControl/>
              <w:bidi w:val="0"/>
              <w:spacing w:lineRule="atLeast" w:line="300" w:before="187" w:after="58"/>
              <w:contextualSpacing/>
              <w:jc w:val="left"/>
              <w:rPr/>
            </w:pPr>
            <w:hyperlink r:id="rId60">
              <w:r>
                <w:rPr>
                  <w:webHidden/>
                  <w:rStyle w:val="InternetLink"/>
                  <w:vanish/>
                  <w:u w:val="none" w:color="0000FF"/>
                </w:rPr>
                <w:t>http://help.eclipse.org/mars/topic/org.eclipse.wst.server.ui.doc.user/topics/rwrcview.html</w:t>
              </w:r>
            </w:hyperlink>
          </w:p>
        </w:tc>
      </w:tr>
    </w:tbl>
    <w:p>
      <w:pPr>
        <w:pStyle w:val="Normal"/>
        <w:rPr/>
      </w:pPr>
      <w:r>
        <w:rPr/>
        <w:t>At this point, we could start the server and start the app in the server, then open the app’s GUI and test it. There’s not much point in doing that yet, however, because the app isn’t connected to a database, so the section of the web page that’s supposed to display the To Do list in the database instead will simply say “Error.”</w:t>
      </w:r>
    </w:p>
    <w:p>
      <w:pPr>
        <w:pStyle w:val="Heading2"/>
        <w:rPr/>
      </w:pPr>
      <w:bookmarkStart w:id="66" w:name="_Ref313883387"/>
      <w:bookmarkStart w:id="67" w:name="_Toc314324436"/>
      <w:bookmarkEnd w:id="66"/>
      <w:bookmarkEnd w:id="67"/>
      <w:r>
        <w:rPr/>
        <w:t>Step 2: Connect directly to database</w:t>
      </w:r>
    </w:p>
    <w:p>
      <w:pPr>
        <w:pStyle w:val="Normal"/>
        <w:rPr/>
      </w:pPr>
      <w:r>
        <w:rPr/>
        <w:t>Now we’ll set up the local Liberty server to connect to MySQL and test the app using that connection.</w:t>
      </w:r>
    </w:p>
    <w:p>
      <w:pPr>
        <w:pStyle w:val="Heading3"/>
        <w:rPr/>
      </w:pPr>
      <w:r>
        <w:rPr/>
        <w:t>Add the MySQL driver jar</w:t>
      </w:r>
    </w:p>
    <w:p>
      <w:pPr>
        <w:pStyle w:val="Normal"/>
        <w:rPr/>
      </w:pPr>
      <w:r>
        <w:rPr/>
        <w:t>First: Download MySQL’s JDBC driver, which they call Connector/J.</w:t>
      </w:r>
    </w:p>
    <w:p>
      <w:pPr>
        <w:pStyle w:val="ListParagraph"/>
        <w:numPr>
          <w:ilvl w:val="0"/>
          <w:numId w:val="20"/>
        </w:numPr>
        <w:rPr/>
      </w:pPr>
      <w:r>
        <w:rPr/>
        <w:t>Go to the MySQL Download Connector/J page.</w:t>
      </w:r>
    </w:p>
    <w:p>
      <w:pPr>
        <w:pStyle w:val="Normal"/>
        <w:ind w:left="720" w:hanging="0"/>
        <w:rPr/>
      </w:pPr>
      <w:hyperlink r:id="rId61">
        <w:r>
          <w:rPr>
            <w:webHidden/>
            <w:rStyle w:val="InternetLink"/>
            <w:rFonts w:cs="Arial"/>
            <w:vanish/>
            <w:szCs w:val="22"/>
            <w:u w:val="none" w:color="0000FF"/>
          </w:rPr>
          <w:t>https://dev.mysql.com/downloads/connector/j/</w:t>
        </w:r>
      </w:hyperlink>
    </w:p>
    <w:p>
      <w:pPr>
        <w:pStyle w:val="ListParagraph"/>
        <w:numPr>
          <w:ilvl w:val="0"/>
          <w:numId w:val="20"/>
        </w:numPr>
        <w:rPr/>
      </w:pPr>
      <w:r>
        <w:rPr/>
        <w:t>Download the archive for the latest version of the platform independent driver (not the Microsoft Windows driver, since we will upload this driver to Bluemix), unpack it, and get the jar file. In this example, we downloaded v5.1.35, so the driver jar is:</w:t>
      </w:r>
    </w:p>
    <w:p>
      <w:pPr>
        <w:pStyle w:val="Normal"/>
        <w:ind w:left="720" w:hanging="0"/>
        <w:rPr/>
      </w:pPr>
      <w:r>
        <w:rPr/>
        <w:t>mysql-connector-java-5.1.35-bin.jar</w:t>
      </w:r>
    </w:p>
    <w:p>
      <w:pPr>
        <w:pStyle w:val="Normal"/>
        <w:rPr/>
      </w:pPr>
      <w:r>
        <w:rPr/>
        <w:t>Second: In the directory structure of the Liberty server, add the MySQL driver jar, mysql-connector-java-5.1.35-bin.jar, to the server’s lib directory.</w:t>
      </w:r>
    </w:p>
    <w:p>
      <w:pPr>
        <w:pStyle w:val="ListParagraph"/>
        <w:numPr>
          <w:ilvl w:val="0"/>
          <w:numId w:val="21"/>
        </w:numPr>
        <w:rPr/>
      </w:pPr>
      <w:r>
        <w:rPr/>
        <w:t>Go to the directory where your Liberty server is installed on disk, &lt;</w:t>
      </w:r>
      <w:r>
        <w:rPr>
          <w:i/>
          <w:iCs/>
        </w:rPr>
        <w:t>LIBERTY_ROOT&gt;</w:t>
      </w:r>
      <w:r>
        <w:rPr/>
        <w:t>.</w:t>
      </w:r>
    </w:p>
    <w:p>
      <w:pPr>
        <w:pStyle w:val="ListParagraph"/>
        <w:numPr>
          <w:ilvl w:val="0"/>
          <w:numId w:val="21"/>
        </w:numPr>
        <w:rPr/>
      </w:pPr>
      <w:r>
        <w:rPr/>
        <w:t>Go to the subdirectory wlp/usr/servers/defaultServer.</w:t>
      </w:r>
    </w:p>
    <w:p>
      <w:pPr>
        <w:pStyle w:val="ListParagraph"/>
        <w:numPr>
          <w:ilvl w:val="0"/>
          <w:numId w:val="21"/>
        </w:numPr>
        <w:rPr/>
      </w:pPr>
      <w:r>
        <w:rPr/>
        <w:t>Go to the subdirectory lib. (If defaultServer/lib doesn’t already exist, create it.)</w:t>
      </w:r>
    </w:p>
    <w:p>
      <w:pPr>
        <w:pStyle w:val="ListParagraph"/>
        <w:numPr>
          <w:ilvl w:val="0"/>
          <w:numId w:val="21"/>
        </w:numPr>
        <w:rPr/>
      </w:pPr>
      <w:r>
        <w:rPr/>
        <w:t>Copy or move the MySQL driver jar, mysql-connector-java-5.1.35-bin.jar, into defaultServer/lib.</w:t>
      </w:r>
    </w:p>
    <w:p>
      <w:pPr>
        <w:pStyle w:val="Normal"/>
        <w:rPr/>
      </w:pPr>
      <w:r>
        <w:rPr/>
        <w:t>The server’s libraries now contain the database driver.</w:t>
      </w:r>
    </w:p>
    <w:p>
      <w:pPr>
        <w:pStyle w:val="Heading3"/>
        <w:rPr/>
      </w:pPr>
      <w:bookmarkStart w:id="68" w:name="_Ref313541653"/>
      <w:bookmarkStart w:id="69" w:name="_Ref313541659"/>
      <w:bookmarkStart w:id="70" w:name="_Ref313542477"/>
      <w:bookmarkStart w:id="71" w:name="_Ref313542480"/>
      <w:bookmarkEnd w:id="68"/>
      <w:bookmarkEnd w:id="69"/>
      <w:bookmarkEnd w:id="70"/>
      <w:bookmarkEnd w:id="71"/>
      <w:r>
        <w:rPr/>
        <w:t>Configure server for MySQL</w:t>
      </w:r>
    </w:p>
    <w:p>
      <w:pPr>
        <w:pStyle w:val="Normal"/>
        <w:rPr/>
      </w:pPr>
      <w:r>
        <w:rPr/>
        <w:t xml:space="preserve">Modify the server configuration of the Liberty server, </w:t>
      </w:r>
      <w:r>
        <w:rPr>
          <w:b/>
          <w:bCs/>
        </w:rPr>
        <w:t>WebSphere Application Server Liberty Profile</w:t>
      </w:r>
      <w:r>
        <w:rPr/>
        <w:t>, to add a data source for the MySQL database and to set the app’s context root.</w:t>
      </w:r>
    </w:p>
    <w:p>
      <w:pPr>
        <w:pStyle w:val="Normal"/>
        <w:rPr/>
      </w:pPr>
      <w:r>
        <w:rPr/>
        <w:t>First, let’s review the application dependency that requires the data source.</w:t>
      </w:r>
    </w:p>
    <w:p>
      <w:pPr>
        <w:pStyle w:val="Normal"/>
        <w:rPr/>
      </w:pPr>
      <w:r>
        <w:rPr/>
        <w:t>In Eclipse:</w:t>
      </w:r>
    </w:p>
    <w:p>
      <w:pPr>
        <w:pStyle w:val="ListParagraph"/>
        <w:numPr>
          <w:ilvl w:val="0"/>
          <w:numId w:val="22"/>
        </w:numPr>
        <w:rPr/>
      </w:pPr>
      <w:r>
        <w:rPr/>
        <w:t>In the Enterprise Explorer, navigate to your project, JavaDBApp.</w:t>
      </w:r>
    </w:p>
    <w:p>
      <w:pPr>
        <w:pStyle w:val="ListParagraph"/>
        <w:numPr>
          <w:ilvl w:val="1"/>
          <w:numId w:val="14"/>
        </w:numPr>
        <w:rPr/>
      </w:pPr>
      <w:r>
        <w:rPr/>
        <w:t>In that project, the Java Resources folder contains the application source code.</w:t>
      </w:r>
    </w:p>
    <w:p>
      <w:pPr>
        <w:pStyle w:val="ListParagraph"/>
        <w:numPr>
          <w:ilvl w:val="0"/>
          <w:numId w:val="22"/>
        </w:numPr>
        <w:rPr/>
      </w:pPr>
      <w:r>
        <w:rPr/>
        <w:t>Navigate to persistence.xml and open the file.</w:t>
      </w:r>
    </w:p>
    <w:p>
      <w:pPr>
        <w:pStyle w:val="ListParagraph"/>
        <w:numPr>
          <w:ilvl w:val="1"/>
          <w:numId w:val="14"/>
        </w:numPr>
        <w:rPr/>
      </w:pPr>
      <w:r>
        <w:rPr/>
        <w:t>It’s typically in the path src/main/resources/META-INF/ or src/META-INF/.</w:t>
      </w:r>
    </w:p>
    <w:p>
      <w:pPr>
        <w:pStyle w:val="ListParagraph"/>
        <w:numPr>
          <w:ilvl w:val="0"/>
          <w:numId w:val="22"/>
        </w:numPr>
        <w:rPr/>
      </w:pPr>
      <w:r>
        <w:rPr/>
        <w:t xml:space="preserve">Notice the line defining a JTA data source, shown in </w:t>
      </w:r>
      <w:r>
        <w:rPr/>
        <w:fldChar w:fldCharType="begin"/>
      </w:r>
      <w:r>
        <w:instrText> REF _Ref313526775 \h </w:instrText>
      </w:r>
      <w:r>
        <w:fldChar w:fldCharType="separate"/>
      </w:r>
      <w:r>
        <w:t>Figure 43</w:t>
      </w:r>
      <w:r>
        <w:fldChar w:fldCharType="end"/>
      </w:r>
      <w:r>
        <w:rPr/>
        <w:t>.</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p>
      <w:pPr>
        <w:pStyle w:val="Normal"/>
        <w:keepNext/>
        <w:widowControl w:val="false"/>
        <w:pBdr>
          <w:top w:val="single" w:sz="4" w:space="1" w:color="BFBFBF"/>
          <w:bottom w:val="single" w:sz="4" w:space="1" w:color="BFBFBF"/>
        </w:pBdr>
        <w:spacing w:lineRule="atLeast" w:line="240" w:before="0" w:after="0"/>
        <w:ind w:left="720" w:hanging="0"/>
        <w:contextualSpacing/>
        <w:rPr>
          <w:rFonts w:cs="Arial"/>
          <w:color w:val="008080"/>
          <w:szCs w:val="22"/>
        </w:rPr>
      </w:pPr>
      <w:r>
        <w:rPr>
          <w:rFonts w:cs="Arial"/>
          <w:color w:val="008080"/>
          <w:szCs w:val="22"/>
        </w:rPr>
        <w:t>&lt;jta-data-source&gt;</w:t>
      </w:r>
      <w:r>
        <w:rPr>
          <w:rFonts w:cs="Arial"/>
          <w:szCs w:val="22"/>
        </w:rPr>
        <w:t>java:comp/env/jdbc/mydbdatasource</w:t>
      </w:r>
      <w:r>
        <w:rPr>
          <w:rFonts w:cs="Arial"/>
          <w:color w:val="008080"/>
          <w:szCs w:val="22"/>
        </w:rPr>
        <w:t>&lt;/jta-data-source&gt;</w:t>
      </w:r>
    </w:p>
    <w:p>
      <w:pPr>
        <w:pStyle w:val="Caption1"/>
        <w:ind w:left="720" w:hanging="0"/>
        <w:rPr/>
      </w:pPr>
      <w:bookmarkStart w:id="72" w:name="_Ref313526775"/>
      <w:r>
        <w:rPr/>
        <w:t xml:space="preserve">Figure </w:t>
      </w:r>
      <w:r>
        <w:rPr/>
        <w:fldChar w:fldCharType="begin"/>
      </w:r>
      <w:r>
        <w:instrText> SEQ Figure \* ARABIC </w:instrText>
      </w:r>
      <w:r>
        <w:fldChar w:fldCharType="separate"/>
      </w:r>
      <w:r>
        <w:t>43</w:t>
      </w:r>
      <w:r>
        <w:fldChar w:fldCharType="end"/>
      </w:r>
      <w:bookmarkEnd w:id="72"/>
      <w:r>
        <w:rPr/>
        <w:t>: Defining a JTA data source</w:t>
      </w:r>
    </w:p>
    <w:p>
      <w:pPr>
        <w:pStyle w:val="Normal"/>
        <w:ind w:left="720" w:hanging="0"/>
        <w:rPr/>
      </w:pPr>
      <w:r>
        <w:rPr/>
        <w:t>This line makes an important declaration:</w:t>
      </w:r>
    </w:p>
    <w:p>
      <w:pPr>
        <w:pStyle w:val="ListParagraph"/>
        <w:numPr>
          <w:ilvl w:val="1"/>
          <w:numId w:val="14"/>
        </w:numPr>
        <w:rPr/>
      </w:pPr>
      <w:r>
        <w:rPr/>
        <w:t>It binds the application’s persistence unit, openjpa-todo, to a data source whose JNDI name is jdbc/mydbdatasource.</w:t>
      </w:r>
    </w:p>
    <w:p>
      <w:pPr>
        <w:pStyle w:val="Normal"/>
        <w:ind w:left="720" w:hanging="0"/>
        <w:rPr/>
      </w:pPr>
      <w:r>
        <w:rPr/>
        <w:t>Therefore the server needs to define a data source registered in JNDI as jdbc/mydbdatasource.</w:t>
      </w:r>
    </w:p>
    <w:p>
      <w:pPr>
        <w:pStyle w:val="Normal"/>
        <w:rPr/>
      </w:pPr>
      <w:r>
        <w:rPr/>
        <w:t>Second, let’s add that data source to the server configuration.</w:t>
      </w:r>
    </w:p>
    <w:p>
      <w:pPr>
        <w:pStyle w:val="Normal"/>
        <w:rPr/>
      </w:pPr>
      <w:r>
        <w:rPr/>
        <w:t>In Eclipse:</w:t>
      </w:r>
    </w:p>
    <w:p>
      <w:pPr>
        <w:pStyle w:val="ListParagraph"/>
        <w:numPr>
          <w:ilvl w:val="0"/>
          <w:numId w:val="24"/>
        </w:numPr>
        <w:rPr/>
      </w:pPr>
      <w:r>
        <w:rPr/>
        <w:t xml:space="preserve">In the Servers view, open the </w:t>
      </w:r>
      <w:r>
        <w:rPr>
          <w:b/>
          <w:bCs/>
        </w:rPr>
        <w:t>Server Configuration [server.xml]</w:t>
      </w:r>
      <w:r>
        <w:rPr/>
        <w:t xml:space="preserve"> file associated with the server.</w:t>
      </w:r>
    </w:p>
    <w:p>
      <w:pPr>
        <w:pStyle w:val="ListParagraph"/>
        <w:numPr>
          <w:ilvl w:val="0"/>
          <w:numId w:val="24"/>
        </w:numPr>
        <w:rPr/>
      </w:pPr>
      <w:r>
        <w:rPr/>
        <w:t xml:space="preserve">In the Server Configuration view, use either the Designer tab or the Source tab to add the Data Source and Shared Library shown in </w:t>
      </w:r>
      <w:r>
        <w:rPr/>
        <w:fldChar w:fldCharType="begin"/>
      </w:r>
      <w:r>
        <w:instrText> REF _Ref313526980 \h </w:instrText>
      </w:r>
      <w:r>
        <w:fldChar w:fldCharType="separate"/>
      </w:r>
      <w:r>
        <w:t>Figure 44</w:t>
      </w:r>
      <w:r>
        <w:fldChar w:fldCharType="end"/>
      </w:r>
      <w:r>
        <w:rPr/>
        <w:t>.</w:t>
      </w:r>
    </w:p>
    <w:p>
      <w:pPr>
        <w:pStyle w:val="ListParagraph"/>
        <w:numPr>
          <w:ilvl w:val="0"/>
          <w:numId w:val="23"/>
        </w:numPr>
        <w:rPr/>
      </w:pPr>
      <w:r>
        <w:rPr/>
        <w:t>Notice that the library’s fileset is configured to locate the MySQL driver jar.</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p>
      <w:pPr>
        <w:pStyle w:val="Normal"/>
        <w:widowControl w:val="false"/>
        <w:pBdr>
          <w:top w:val="single" w:sz="4" w:space="1" w:color="BFBFBF"/>
          <w:bottom w:val="single" w:sz="4" w:space="1" w:color="BFBFBF"/>
        </w:pBdr>
        <w:spacing w:lineRule="atLeast" w:line="240" w:before="0" w:after="0"/>
        <w:ind w:left="720" w:hanging="0"/>
        <w:contextualSpacing/>
        <w:rPr>
          <w:rFonts w:cs="Arial"/>
          <w:color w:val="008080"/>
          <w:szCs w:val="22"/>
        </w:rPr>
      </w:pPr>
      <w:r>
        <w:rPr>
          <w:rFonts w:cs="Arial"/>
          <w:color w:val="008080"/>
          <w:szCs w:val="22"/>
        </w:rPr>
        <w:t>&lt;</w:t>
      </w:r>
      <w:r>
        <w:rPr>
          <w:rFonts w:cs="Arial"/>
          <w:color w:val="3F7F7F"/>
          <w:szCs w:val="22"/>
        </w:rPr>
        <w:t>dataSource</w:t>
      </w:r>
      <w:r>
        <w:rPr>
          <w:rFonts w:cs="Arial"/>
          <w:szCs w:val="22"/>
        </w:rPr>
        <w:t xml:space="preserve"> </w:t>
      </w:r>
      <w:r>
        <w:rPr>
          <w:rFonts w:cs="Arial"/>
          <w:color w:val="7F007F"/>
          <w:szCs w:val="22"/>
        </w:rPr>
        <w:t>jndiName</w:t>
      </w:r>
      <w:r>
        <w:rPr>
          <w:rFonts w:cs="Arial"/>
          <w:szCs w:val="22"/>
        </w:rPr>
        <w:t>=</w:t>
      </w:r>
      <w:r>
        <w:rPr>
          <w:rFonts w:cs="Arial"/>
          <w:i/>
          <w:iCs/>
          <w:color w:val="2A00FF"/>
          <w:szCs w:val="22"/>
        </w:rPr>
        <w:t>"jdbc/mydbdatasource"</w:t>
      </w:r>
      <w:r>
        <w:rPr>
          <w:rFonts w:cs="Arial"/>
          <w:color w:val="008080"/>
          <w:szCs w:val="22"/>
        </w:rPr>
        <w:t>&gt;</w:t>
      </w:r>
    </w:p>
    <w:p>
      <w:pPr>
        <w:pStyle w:val="Normal"/>
        <w:widowControl w:val="false"/>
        <w:pBdr>
          <w:top w:val="single" w:sz="4" w:space="1" w:color="BFBFBF"/>
          <w:bottom w:val="single" w:sz="4" w:space="1" w:color="BFBFBF"/>
        </w:pBdr>
        <w:spacing w:lineRule="atLeast" w:line="240" w:before="0" w:after="0"/>
        <w:ind w:left="720" w:hanging="0"/>
        <w:contextualSpacing/>
        <w:rPr>
          <w:rFonts w:cs="Arial"/>
          <w:color w:val="008080"/>
          <w:szCs w:val="22"/>
        </w:rPr>
      </w:pPr>
      <w:r>
        <w:rPr>
          <w:rFonts w:cs="Arial"/>
          <w:szCs w:val="22"/>
        </w:rPr>
        <w:t xml:space="preserve">    </w:t>
      </w:r>
      <w:r>
        <w:rPr>
          <w:rFonts w:cs="Arial"/>
          <w:szCs w:val="22"/>
        </w:rPr>
        <w:tab/>
      </w:r>
      <w:r>
        <w:rPr>
          <w:rFonts w:cs="Arial"/>
          <w:color w:val="008080"/>
          <w:szCs w:val="22"/>
        </w:rPr>
        <w:t>&lt;</w:t>
      </w:r>
      <w:r>
        <w:rPr>
          <w:rFonts w:cs="Arial"/>
          <w:color w:val="3F7F7F"/>
          <w:szCs w:val="22"/>
        </w:rPr>
        <w:t>jdbcDriver</w:t>
      </w:r>
      <w:r>
        <w:rPr>
          <w:rFonts w:cs="Arial"/>
          <w:szCs w:val="22"/>
        </w:rPr>
        <w:t xml:space="preserve"> </w:t>
      </w:r>
      <w:r>
        <w:rPr>
          <w:rFonts w:cs="Arial"/>
          <w:color w:val="7F007F"/>
          <w:szCs w:val="22"/>
        </w:rPr>
        <w:t>libraryRef</w:t>
      </w:r>
      <w:r>
        <w:rPr>
          <w:rFonts w:cs="Arial"/>
          <w:szCs w:val="22"/>
        </w:rPr>
        <w:t>=</w:t>
      </w:r>
      <w:r>
        <w:rPr>
          <w:rFonts w:cs="Arial"/>
          <w:i/>
          <w:iCs/>
          <w:color w:val="2A00FF"/>
          <w:szCs w:val="22"/>
        </w:rPr>
        <w:t>"mysql-connector"</w:t>
      </w:r>
      <w:r>
        <w:rPr>
          <w:rFonts w:cs="Arial"/>
          <w:color w:val="008080"/>
          <w:szCs w:val="22"/>
        </w:rPr>
        <w:t>/&gt;</w:t>
      </w:r>
    </w:p>
    <w:p>
      <w:pPr>
        <w:pStyle w:val="Normal"/>
        <w:widowControl w:val="false"/>
        <w:pBdr>
          <w:top w:val="single" w:sz="4" w:space="1" w:color="BFBFBF"/>
          <w:bottom w:val="single" w:sz="4" w:space="1" w:color="BFBFBF"/>
        </w:pBdr>
        <w:spacing w:lineRule="atLeast" w:line="240" w:before="0" w:after="0"/>
        <w:ind w:left="720" w:hanging="0"/>
        <w:contextualSpacing/>
        <w:rPr>
          <w:rFonts w:cs="Arial"/>
          <w:szCs w:val="22"/>
          <w:u w:val="none" w:color="7F007F"/>
        </w:rPr>
      </w:pPr>
      <w:r>
        <w:rPr>
          <w:rFonts w:cs="Arial"/>
          <w:szCs w:val="22"/>
        </w:rPr>
        <w:t xml:space="preserve">    </w:t>
      </w:r>
      <w:r>
        <w:rPr>
          <w:rFonts w:cs="Arial"/>
          <w:szCs w:val="22"/>
        </w:rPr>
        <w:tab/>
      </w:r>
      <w:r>
        <w:rPr>
          <w:rFonts w:cs="Arial"/>
          <w:color w:val="008080"/>
          <w:szCs w:val="22"/>
        </w:rPr>
        <w:t>&lt;</w:t>
      </w:r>
      <w:r>
        <w:rPr>
          <w:rFonts w:cs="Arial"/>
          <w:color w:val="3F7F7F"/>
          <w:szCs w:val="22"/>
        </w:rPr>
        <w:t>properties</w:t>
      </w:r>
      <w:r>
        <w:rPr>
          <w:rFonts w:cs="Arial"/>
          <w:szCs w:val="22"/>
        </w:rPr>
        <w:t xml:space="preserve"> </w:t>
      </w:r>
      <w:r>
        <w:rPr>
          <w:rFonts w:cs="Arial"/>
          <w:color w:val="7F007F"/>
          <w:szCs w:val="22"/>
        </w:rPr>
        <w:t>URL</w:t>
      </w:r>
      <w:r>
        <w:rPr>
          <w:rFonts w:cs="Arial"/>
          <w:szCs w:val="22"/>
        </w:rPr>
        <w:t>=</w:t>
      </w:r>
      <w:r>
        <w:rPr>
          <w:rFonts w:cs="Arial"/>
          <w:i/>
          <w:iCs/>
          <w:color w:val="2A00FF"/>
          <w:szCs w:val="22"/>
        </w:rPr>
        <w:t>"jdbc:mysql://&lt;hostname&gt;:&lt;port&gt;/todo?relaxAutoCommit=true"</w:t>
      </w:r>
      <w:r>
        <w:rPr>
          <w:rFonts w:cs="Arial"/>
          <w:szCs w:val="22"/>
        </w:rPr>
        <w:t xml:space="preserve"> </w:t>
      </w:r>
      <w:r>
        <w:rPr>
          <w:rFonts w:cs="Arial"/>
          <w:color w:val="7F007F"/>
          <w:szCs w:val="22"/>
        </w:rPr>
        <w:t>user</w:t>
      </w:r>
      <w:r>
        <w:rPr>
          <w:rFonts w:cs="Arial"/>
          <w:szCs w:val="22"/>
        </w:rPr>
        <w:t>=</w:t>
      </w:r>
      <w:r>
        <w:rPr>
          <w:rFonts w:cs="Arial"/>
          <w:i/>
          <w:iCs/>
          <w:color w:val="2A00FF"/>
          <w:szCs w:val="22"/>
        </w:rPr>
        <w:t>"&lt;user&gt;"</w:t>
      </w:r>
      <w:r>
        <w:rPr>
          <w:rFonts w:cs="Arial"/>
          <w:szCs w:val="22"/>
        </w:rPr>
        <w:t xml:space="preserve"> </w:t>
      </w:r>
      <w:r>
        <w:rPr>
          <w:rFonts w:cs="Arial"/>
          <w:color w:val="7F007F"/>
          <w:szCs w:val="22"/>
          <w:u w:val="thick" w:color="7F007F"/>
        </w:rPr>
        <w:t>password</w:t>
      </w:r>
      <w:r>
        <w:rPr>
          <w:rFonts w:cs="Arial"/>
          <w:szCs w:val="22"/>
          <w:u w:val="none" w:color="7F007F"/>
        </w:rPr>
        <w:t>=</w:t>
      </w:r>
      <w:r>
        <w:rPr>
          <w:rFonts w:cs="Arial"/>
          <w:i/>
          <w:iCs/>
          <w:color w:val="2A00FF"/>
          <w:szCs w:val="22"/>
          <w:u w:val="none" w:color="7F007F"/>
        </w:rPr>
        <w:t>"&lt;password&gt;"</w:t>
      </w:r>
      <w:r>
        <w:rPr>
          <w:rFonts w:cs="Arial"/>
          <w:color w:val="008080"/>
          <w:szCs w:val="22"/>
          <w:u w:val="none" w:color="7F007F"/>
        </w:rPr>
        <w:t>/</w:t>
      </w:r>
      <w:r>
        <w:rPr>
          <w:rFonts w:cs="Arial"/>
          <w:szCs w:val="22"/>
          <w:u w:val="none" w:color="7F007F"/>
        </w:rPr>
        <w:t>&gt;</w:t>
      </w:r>
    </w:p>
    <w:p>
      <w:pPr>
        <w:pStyle w:val="Normal"/>
        <w:widowControl w:val="false"/>
        <w:pBdr>
          <w:top w:val="single" w:sz="4" w:space="1" w:color="BFBFBF"/>
          <w:bottom w:val="single" w:sz="4" w:space="1" w:color="BFBFBF"/>
        </w:pBdr>
        <w:spacing w:lineRule="atLeast" w:line="240" w:before="0" w:after="0"/>
        <w:ind w:left="720" w:hanging="0"/>
        <w:contextualSpacing/>
        <w:rPr>
          <w:rFonts w:cs="Arial"/>
          <w:color w:val="3F7F7F"/>
          <w:szCs w:val="22"/>
          <w:u w:val="none" w:color="7F007F"/>
        </w:rPr>
      </w:pPr>
      <w:r>
        <w:rPr>
          <w:rFonts w:cs="Arial"/>
          <w:color w:val="008080"/>
          <w:szCs w:val="22"/>
          <w:u w:val="none" w:color="7F007F"/>
        </w:rPr>
        <w:t>&lt;/</w:t>
      </w:r>
      <w:r>
        <w:rPr>
          <w:rFonts w:cs="Arial"/>
          <w:color w:val="3F7F7F"/>
          <w:szCs w:val="22"/>
          <w:u w:val="none" w:color="7F007F"/>
        </w:rPr>
        <w:t>dataSource&gt;</w:t>
      </w:r>
    </w:p>
    <w:p>
      <w:pPr>
        <w:pStyle w:val="Normal"/>
        <w:widowControl w:val="false"/>
        <w:pBdr>
          <w:top w:val="single" w:sz="4" w:space="1" w:color="BFBFBF"/>
          <w:bottom w:val="single" w:sz="4" w:space="1" w:color="BFBFBF"/>
        </w:pBdr>
        <w:spacing w:lineRule="atLeast" w:line="240" w:before="0" w:after="0"/>
        <w:ind w:left="720" w:hanging="0"/>
        <w:contextualSpacing/>
        <w:rPr>
          <w:rFonts w:cs="Arial"/>
          <w:color w:val="008080"/>
          <w:szCs w:val="22"/>
          <w:u w:val="none" w:color="7F007F"/>
        </w:rPr>
      </w:pPr>
      <w:r>
        <w:rPr>
          <w:rFonts w:cs="Arial"/>
          <w:color w:val="008080"/>
          <w:szCs w:val="22"/>
          <w:u w:val="none" w:color="7F007F"/>
        </w:rPr>
        <w:t>&lt;</w:t>
      </w:r>
      <w:r>
        <w:rPr>
          <w:rFonts w:cs="Arial"/>
          <w:color w:val="3F7F7F"/>
          <w:szCs w:val="22"/>
          <w:u w:val="none" w:color="7F007F"/>
        </w:rPr>
        <w:t>library</w:t>
      </w:r>
      <w:r>
        <w:rPr>
          <w:rFonts w:cs="Arial"/>
          <w:szCs w:val="22"/>
          <w:u w:val="none" w:color="7F007F"/>
        </w:rPr>
        <w:t xml:space="preserve"> </w:t>
      </w:r>
      <w:r>
        <w:rPr>
          <w:rFonts w:cs="Arial"/>
          <w:color w:val="7F007F"/>
          <w:szCs w:val="22"/>
          <w:u w:val="none" w:color="7F007F"/>
        </w:rPr>
        <w:t>id</w:t>
      </w:r>
      <w:r>
        <w:rPr>
          <w:rFonts w:cs="Arial"/>
          <w:szCs w:val="22"/>
          <w:u w:val="none" w:color="7F007F"/>
        </w:rPr>
        <w:t>=</w:t>
      </w:r>
      <w:r>
        <w:rPr>
          <w:rFonts w:cs="Arial"/>
          <w:i/>
          <w:iCs/>
          <w:color w:val="2A00FF"/>
          <w:szCs w:val="22"/>
          <w:u w:val="none" w:color="7F007F"/>
        </w:rPr>
        <w:t>"mysql-connector"</w:t>
      </w:r>
      <w:r>
        <w:rPr>
          <w:rFonts w:cs="Arial"/>
          <w:szCs w:val="22"/>
          <w:u w:val="none" w:color="7F007F"/>
        </w:rPr>
        <w:t xml:space="preserve"> </w:t>
      </w:r>
      <w:r>
        <w:rPr>
          <w:rFonts w:cs="Arial"/>
          <w:color w:val="7F007F"/>
          <w:szCs w:val="22"/>
          <w:u w:val="none" w:color="7F007F"/>
        </w:rPr>
        <w:t>name</w:t>
      </w:r>
      <w:r>
        <w:rPr>
          <w:rFonts w:cs="Arial"/>
          <w:szCs w:val="22"/>
          <w:u w:val="none" w:color="7F007F"/>
        </w:rPr>
        <w:t>=</w:t>
      </w:r>
      <w:r>
        <w:rPr>
          <w:rFonts w:cs="Arial"/>
          <w:i/>
          <w:iCs/>
          <w:color w:val="2A00FF"/>
          <w:szCs w:val="22"/>
          <w:u w:val="none" w:color="7F007F"/>
        </w:rPr>
        <w:t>"MySQL Connector"</w:t>
      </w:r>
      <w:r>
        <w:rPr>
          <w:rFonts w:cs="Arial"/>
          <w:szCs w:val="22"/>
          <w:u w:val="none" w:color="7F007F"/>
        </w:rPr>
        <w:t xml:space="preserve"> </w:t>
      </w:r>
      <w:r>
        <w:rPr>
          <w:rFonts w:cs="Arial"/>
          <w:color w:val="7F007F"/>
          <w:szCs w:val="22"/>
          <w:u w:val="none" w:color="7F007F"/>
        </w:rPr>
        <w:t>description</w:t>
      </w:r>
      <w:r>
        <w:rPr>
          <w:rFonts w:cs="Arial"/>
          <w:szCs w:val="22"/>
          <w:u w:val="none" w:color="7F007F"/>
        </w:rPr>
        <w:t>=</w:t>
      </w:r>
      <w:r>
        <w:rPr>
          <w:rFonts w:cs="Arial"/>
          <w:i/>
          <w:iCs/>
          <w:color w:val="2A00FF"/>
          <w:szCs w:val="22"/>
          <w:u w:val="none" w:color="7F007F"/>
        </w:rPr>
        <w:t>"MySQL JDBC Driver"</w:t>
      </w:r>
      <w:r>
        <w:rPr>
          <w:rFonts w:cs="Arial"/>
          <w:color w:val="008080"/>
          <w:szCs w:val="22"/>
          <w:u w:val="none" w:color="7F007F"/>
        </w:rPr>
        <w:t>&gt;</w:t>
      </w:r>
    </w:p>
    <w:p>
      <w:pPr>
        <w:pStyle w:val="Normal"/>
        <w:widowControl w:val="false"/>
        <w:pBdr>
          <w:top w:val="single" w:sz="4" w:space="1" w:color="BFBFBF"/>
          <w:bottom w:val="single" w:sz="4" w:space="1" w:color="BFBFBF"/>
        </w:pBdr>
        <w:spacing w:lineRule="atLeast" w:line="240" w:before="0" w:after="0"/>
        <w:ind w:left="720" w:hanging="0"/>
        <w:contextualSpacing/>
        <w:rPr>
          <w:rFonts w:cs="Arial"/>
          <w:color w:val="008080"/>
          <w:szCs w:val="22"/>
          <w:u w:val="none" w:color="7F007F"/>
        </w:rPr>
      </w:pPr>
      <w:r>
        <w:rPr>
          <w:rFonts w:cs="Arial"/>
          <w:szCs w:val="22"/>
          <w:u w:val="none" w:color="7F007F"/>
        </w:rPr>
        <w:t xml:space="preserve">    </w:t>
      </w:r>
      <w:r>
        <w:rPr>
          <w:rFonts w:cs="Arial"/>
          <w:szCs w:val="22"/>
          <w:u w:val="none" w:color="7F007F"/>
        </w:rPr>
        <w:tab/>
      </w:r>
      <w:r>
        <w:rPr>
          <w:rFonts w:cs="Arial"/>
          <w:color w:val="008080"/>
          <w:szCs w:val="22"/>
          <w:u w:val="none" w:color="7F007F"/>
        </w:rPr>
        <w:t>&lt;</w:t>
      </w:r>
      <w:r>
        <w:rPr>
          <w:rFonts w:cs="Arial"/>
          <w:color w:val="3F7F7F"/>
          <w:szCs w:val="22"/>
          <w:u w:val="none" w:color="7F007F"/>
        </w:rPr>
        <w:t>fileset</w:t>
      </w:r>
      <w:r>
        <w:rPr>
          <w:rFonts w:cs="Arial"/>
          <w:szCs w:val="22"/>
          <w:u w:val="none" w:color="7F007F"/>
        </w:rPr>
        <w:t xml:space="preserve"> </w:t>
      </w:r>
      <w:r>
        <w:rPr>
          <w:rFonts w:cs="Arial"/>
          <w:color w:val="7F007F"/>
          <w:szCs w:val="22"/>
          <w:u w:val="none" w:color="7F007F"/>
        </w:rPr>
        <w:t>id</w:t>
      </w:r>
      <w:r>
        <w:rPr>
          <w:rFonts w:cs="Arial"/>
          <w:szCs w:val="22"/>
          <w:u w:val="none" w:color="7F007F"/>
        </w:rPr>
        <w:t>=</w:t>
      </w:r>
      <w:r>
        <w:rPr>
          <w:rFonts w:cs="Arial"/>
          <w:i/>
          <w:iCs/>
          <w:color w:val="2A00FF"/>
          <w:szCs w:val="22"/>
          <w:u w:val="none" w:color="7F007F"/>
        </w:rPr>
        <w:t>"mysql-connector-jar"</w:t>
      </w:r>
      <w:r>
        <w:rPr>
          <w:rFonts w:cs="Arial"/>
          <w:szCs w:val="22"/>
          <w:u w:val="none" w:color="7F007F"/>
        </w:rPr>
        <w:t xml:space="preserve"> </w:t>
      </w:r>
      <w:r>
        <w:rPr>
          <w:rFonts w:cs="Arial"/>
          <w:color w:val="7F007F"/>
          <w:szCs w:val="22"/>
          <w:u w:val="none" w:color="7F007F"/>
        </w:rPr>
        <w:t>dir</w:t>
      </w:r>
      <w:r>
        <w:rPr>
          <w:rFonts w:cs="Arial"/>
          <w:szCs w:val="22"/>
          <w:u w:val="none" w:color="7F007F"/>
        </w:rPr>
        <w:t>=</w:t>
      </w:r>
      <w:r>
        <w:rPr>
          <w:rFonts w:cs="Arial"/>
          <w:i/>
          <w:iCs/>
          <w:color w:val="2A00FF"/>
          <w:szCs w:val="22"/>
          <w:u w:val="none" w:color="7F007F"/>
        </w:rPr>
        <w:t>"${server.config.dir}/lib"</w:t>
      </w:r>
      <w:r>
        <w:rPr>
          <w:rFonts w:cs="Arial"/>
          <w:szCs w:val="22"/>
          <w:u w:val="none" w:color="7F007F"/>
        </w:rPr>
        <w:t xml:space="preserve"> </w:t>
      </w:r>
      <w:r>
        <w:rPr>
          <w:rFonts w:cs="Arial"/>
          <w:color w:val="7F007F"/>
          <w:szCs w:val="22"/>
          <w:u w:val="none" w:color="7F007F"/>
        </w:rPr>
        <w:t>includes</w:t>
      </w:r>
      <w:r>
        <w:rPr>
          <w:rFonts w:cs="Arial"/>
          <w:szCs w:val="22"/>
          <w:u w:val="none" w:color="7F007F"/>
        </w:rPr>
        <w:t>=</w:t>
      </w:r>
      <w:r>
        <w:rPr>
          <w:rFonts w:cs="Arial"/>
          <w:i/>
          <w:iCs/>
          <w:color w:val="2A00FF"/>
          <w:szCs w:val="22"/>
          <w:u w:val="none" w:color="7F007F"/>
        </w:rPr>
        <w:t>"mysql-connector-java-*.jar"</w:t>
      </w:r>
      <w:r>
        <w:rPr>
          <w:rFonts w:cs="Arial"/>
          <w:color w:val="008080"/>
          <w:szCs w:val="22"/>
          <w:u w:val="none" w:color="7F007F"/>
        </w:rPr>
        <w:t>/&gt;</w:t>
      </w:r>
    </w:p>
    <w:p>
      <w:pPr>
        <w:pStyle w:val="Normal"/>
        <w:keepNext/>
        <w:widowControl w:val="false"/>
        <w:pBdr>
          <w:top w:val="single" w:sz="4" w:space="1" w:color="BFBFBF"/>
          <w:bottom w:val="single" w:sz="4" w:space="1" w:color="BFBFBF"/>
        </w:pBdr>
        <w:spacing w:lineRule="atLeast" w:line="240" w:before="0" w:after="0"/>
        <w:ind w:left="720" w:hanging="0"/>
        <w:contextualSpacing/>
        <w:rPr>
          <w:rFonts w:cs="Arial"/>
          <w:color w:val="3F7F7F"/>
          <w:szCs w:val="22"/>
          <w:u w:val="none" w:color="7F007F"/>
        </w:rPr>
      </w:pPr>
      <w:r>
        <w:rPr>
          <w:rFonts w:cs="Arial"/>
          <w:color w:val="008080"/>
          <w:szCs w:val="22"/>
          <w:u w:val="none" w:color="7F007F"/>
        </w:rPr>
        <w:t>&lt;</w:t>
      </w:r>
      <w:r>
        <w:rPr>
          <w:rFonts w:cs="Arial"/>
          <w:color w:val="3F7F7F"/>
          <w:szCs w:val="22"/>
          <w:u w:val="none" w:color="7F007F"/>
        </w:rPr>
        <w:t>/library&gt;</w:t>
      </w:r>
    </w:p>
    <w:p>
      <w:pPr>
        <w:pStyle w:val="Caption1"/>
        <w:ind w:left="720" w:hanging="0"/>
        <w:rPr/>
      </w:pPr>
      <w:bookmarkStart w:id="73" w:name="_Ref313526980"/>
      <w:r>
        <w:rPr/>
        <w:t xml:space="preserve">Figure </w:t>
      </w:r>
      <w:r>
        <w:rPr/>
        <w:fldChar w:fldCharType="begin"/>
      </w:r>
      <w:r>
        <w:instrText> SEQ Figure \* ARABIC </w:instrText>
      </w:r>
      <w:r>
        <w:fldChar w:fldCharType="separate"/>
      </w:r>
      <w:r>
        <w:t>44</w:t>
      </w:r>
      <w:r>
        <w:fldChar w:fldCharType="end"/>
      </w:r>
      <w:bookmarkEnd w:id="73"/>
      <w:r>
        <w:rPr/>
        <w:t>: Data Source and Shared Library configuration</w:t>
      </w:r>
    </w:p>
    <w:p>
      <w:pPr>
        <w:pStyle w:val="Normal"/>
        <w:ind w:left="720" w:hanging="0"/>
        <w:rPr>
          <w:u w:val="none" w:color="7F007F"/>
        </w:rPr>
      </w:pPr>
      <w:r>
        <w:rPr>
          <w:u w:val="none" w:color="7F007F"/>
        </w:rPr>
        <w:t>In the URL property’s value, substitute these variables:</w:t>
      </w:r>
    </w:p>
    <w:p>
      <w:pPr>
        <w:pStyle w:val="ListParagraph"/>
        <w:numPr>
          <w:ilvl w:val="0"/>
          <w:numId w:val="23"/>
        </w:numPr>
        <w:rPr>
          <w:i/>
          <w:i/>
          <w:iCs/>
          <w:u w:val="none" w:color="7F007F"/>
        </w:rPr>
      </w:pPr>
      <w:r>
        <w:rPr>
          <w:i/>
          <w:iCs/>
          <w:u w:val="none" w:color="7F007F"/>
        </w:rPr>
        <w:t>&lt;hostname&gt;</w:t>
      </w:r>
      <w:r>
        <w:rPr>
          <w:u w:val="none" w:color="7F007F"/>
        </w:rPr>
        <w:t xml:space="preserve"> — the IP address of the virtual machine hosting the MySQL database: </w:t>
      </w:r>
      <w:r>
        <w:rPr>
          <w:i/>
          <w:iCs/>
          <w:u w:val="none" w:color="7F007F"/>
        </w:rPr>
        <w:t>&lt;virtual machine’s IP address&gt;</w:t>
      </w:r>
    </w:p>
    <w:p>
      <w:pPr>
        <w:pStyle w:val="ListParagraph"/>
        <w:numPr>
          <w:ilvl w:val="0"/>
          <w:numId w:val="23"/>
        </w:numPr>
        <w:rPr>
          <w:u w:val="none" w:color="7F007F"/>
        </w:rPr>
      </w:pPr>
      <w:r>
        <w:rPr>
          <w:i/>
          <w:iCs/>
          <w:u w:val="none" w:color="7F007F"/>
        </w:rPr>
        <w:t>&lt;port&gt;</w:t>
      </w:r>
      <w:r>
        <w:rPr>
          <w:u w:val="none" w:color="7F007F"/>
        </w:rPr>
        <w:t xml:space="preserve"> — set when we created the MySQL container: 3306.</w:t>
      </w:r>
    </w:p>
    <w:p>
      <w:pPr>
        <w:pStyle w:val="ListParagraph"/>
        <w:numPr>
          <w:ilvl w:val="0"/>
          <w:numId w:val="23"/>
        </w:numPr>
        <w:rPr>
          <w:u w:val="none" w:color="7F007F"/>
        </w:rPr>
      </w:pPr>
      <w:r>
        <w:rPr>
          <w:i/>
          <w:iCs/>
          <w:u w:val="none" w:color="7F007F"/>
        </w:rPr>
        <w:t>&lt;user&gt;</w:t>
      </w:r>
      <w:r>
        <w:rPr>
          <w:u w:val="none" w:color="7F007F"/>
        </w:rPr>
        <w:t xml:space="preserve"> — the default user in the MySQL container: admin</w:t>
      </w:r>
    </w:p>
    <w:p>
      <w:pPr>
        <w:pStyle w:val="ListParagraph"/>
        <w:numPr>
          <w:ilvl w:val="0"/>
          <w:numId w:val="23"/>
        </w:numPr>
        <w:rPr>
          <w:u w:val="none" w:color="7F007F"/>
        </w:rPr>
      </w:pPr>
      <w:r>
        <w:rPr>
          <w:i/>
          <w:iCs/>
          <w:u w:val="none" w:color="7F007F"/>
        </w:rPr>
        <w:t>&lt;password&gt;</w:t>
      </w:r>
      <w:r>
        <w:rPr>
          <w:u w:val="none" w:color="7F007F"/>
        </w:rPr>
        <w:t xml:space="preserve"> — set when we created the MySQL container: passw0rd</w:t>
      </w:r>
    </w:p>
    <w:p>
      <w:pPr>
        <w:pStyle w:val="ListParagraph"/>
        <w:numPr>
          <w:ilvl w:val="0"/>
          <w:numId w:val="24"/>
        </w:numPr>
        <w:rPr/>
      </w:pPr>
      <w:r>
        <w:rPr>
          <w:u w:val="none" w:color="7F007F"/>
        </w:rPr>
        <w:t xml:space="preserve">To make the app accessible via the root directory (and not a subdirectory like liberty-IRDS), add the Web Application configuration shown in </w:t>
      </w:r>
      <w:r>
        <w:rPr>
          <w:u w:val="none" w:color="7F007F"/>
        </w:rPr>
        <w:fldChar w:fldCharType="begin"/>
      </w:r>
      <w:r>
        <w:instrText> REF _Ref313538540 \h </w:instrText>
      </w:r>
      <w:r>
        <w:fldChar w:fldCharType="separate"/>
      </w:r>
      <w:r>
        <w:t>Figure 45</w:t>
      </w:r>
      <w:r>
        <w:fldChar w:fldCharType="end"/>
      </w:r>
      <w:r>
        <w:rPr>
          <w:u w:val="none" w:color="7F007F"/>
        </w:rPr>
        <w:t>.</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keepNext/>
        <w:widowControl w:val="false"/>
        <w:pBdr>
          <w:top w:val="single" w:sz="4" w:space="1" w:color="BFBFBF"/>
          <w:bottom w:val="single" w:sz="4" w:space="1" w:color="BFBFBF"/>
        </w:pBdr>
        <w:spacing w:lineRule="atLeast" w:line="240" w:before="0" w:after="0"/>
        <w:ind w:left="720" w:hanging="0"/>
        <w:contextualSpacing/>
        <w:rPr>
          <w:rFonts w:cs="Arial"/>
          <w:color w:val="008080"/>
          <w:szCs w:val="22"/>
          <w:u w:val="none" w:color="7F007F"/>
        </w:rPr>
      </w:pPr>
      <w:r>
        <w:rPr>
          <w:rFonts w:cs="Arial"/>
          <w:color w:val="008080"/>
          <w:szCs w:val="22"/>
          <w:u w:val="none" w:color="7F007F"/>
        </w:rPr>
        <w:t>&lt;</w:t>
      </w:r>
      <w:r>
        <w:rPr>
          <w:rFonts w:cs="Arial"/>
          <w:color w:val="3F7F7F"/>
          <w:szCs w:val="22"/>
          <w:u w:val="none" w:color="7F007F"/>
        </w:rPr>
        <w:t>webApplication</w:t>
      </w:r>
      <w:r>
        <w:rPr>
          <w:rFonts w:cs="Arial"/>
          <w:szCs w:val="22"/>
          <w:u w:val="none" w:color="7F007F"/>
        </w:rPr>
        <w:t xml:space="preserve"> </w:t>
      </w:r>
      <w:r>
        <w:rPr>
          <w:rFonts w:cs="Arial"/>
          <w:color w:val="7F007F"/>
          <w:szCs w:val="22"/>
          <w:u w:val="none" w:color="7F007F"/>
        </w:rPr>
        <w:t>id</w:t>
      </w:r>
      <w:r>
        <w:rPr>
          <w:rFonts w:cs="Arial"/>
          <w:szCs w:val="22"/>
          <w:u w:val="none" w:color="7F007F"/>
        </w:rPr>
        <w:t>=</w:t>
      </w:r>
      <w:r>
        <w:rPr>
          <w:rFonts w:cs="Arial"/>
          <w:i/>
          <w:iCs/>
          <w:color w:val="2A00FF"/>
          <w:szCs w:val="22"/>
          <w:u w:val="none" w:color="7F007F"/>
        </w:rPr>
        <w:t>"liberty-IRDS"</w:t>
      </w:r>
      <w:r>
        <w:rPr>
          <w:rFonts w:cs="Arial"/>
          <w:szCs w:val="22"/>
          <w:u w:val="none" w:color="7F007F"/>
        </w:rPr>
        <w:t xml:space="preserve"> </w:t>
      </w:r>
      <w:r>
        <w:rPr>
          <w:rFonts w:cs="Arial"/>
          <w:color w:val="7F007F"/>
          <w:szCs w:val="22"/>
          <w:u w:val="none" w:color="7F007F"/>
        </w:rPr>
        <w:t>name</w:t>
      </w:r>
      <w:r>
        <w:rPr>
          <w:rFonts w:cs="Arial"/>
          <w:szCs w:val="22"/>
          <w:u w:val="none" w:color="7F007F"/>
        </w:rPr>
        <w:t>=</w:t>
      </w:r>
      <w:r>
        <w:rPr>
          <w:rFonts w:cs="Arial"/>
          <w:i/>
          <w:iCs/>
          <w:color w:val="2A00FF"/>
          <w:szCs w:val="22"/>
          <w:u w:val="none" w:color="7F007F"/>
        </w:rPr>
        <w:t>"liberty-IRDS"</w:t>
      </w:r>
      <w:r>
        <w:rPr>
          <w:rFonts w:cs="Arial"/>
          <w:szCs w:val="22"/>
          <w:u w:val="none" w:color="7F007F"/>
        </w:rPr>
        <w:t xml:space="preserve"> </w:t>
      </w:r>
      <w:r>
        <w:rPr>
          <w:rFonts w:cs="Arial"/>
          <w:color w:val="7F007F"/>
          <w:szCs w:val="22"/>
          <w:u w:val="none" w:color="7F007F"/>
        </w:rPr>
        <w:t>location</w:t>
      </w:r>
      <w:r>
        <w:rPr>
          <w:rFonts w:cs="Arial"/>
          <w:szCs w:val="22"/>
          <w:u w:val="none" w:color="7F007F"/>
        </w:rPr>
        <w:t>=</w:t>
      </w:r>
      <w:r>
        <w:rPr>
          <w:rFonts w:cs="Arial"/>
          <w:i/>
          <w:iCs/>
          <w:color w:val="2A00FF"/>
          <w:szCs w:val="22"/>
          <w:u w:val="none" w:color="7F007F"/>
        </w:rPr>
        <w:t>"liberty-IRDS.war"</w:t>
      </w:r>
      <w:r>
        <w:rPr>
          <w:rFonts w:cs="Arial"/>
          <w:szCs w:val="22"/>
          <w:u w:val="none" w:color="7F007F"/>
        </w:rPr>
        <w:t xml:space="preserve"> </w:t>
      </w:r>
      <w:r>
        <w:rPr>
          <w:rFonts w:cs="Arial"/>
          <w:color w:val="7F007F"/>
          <w:szCs w:val="22"/>
          <w:u w:val="thick" w:color="7F007F"/>
        </w:rPr>
        <w:t>context-root</w:t>
      </w:r>
      <w:r>
        <w:rPr>
          <w:rFonts w:cs="Arial"/>
          <w:szCs w:val="22"/>
          <w:u w:val="none" w:color="7F007F"/>
        </w:rPr>
        <w:t>=</w:t>
      </w:r>
      <w:r>
        <w:rPr>
          <w:rFonts w:cs="Arial"/>
          <w:i/>
          <w:iCs/>
          <w:color w:val="2A00FF"/>
          <w:szCs w:val="22"/>
          <w:u w:val="none" w:color="7F007F"/>
        </w:rPr>
        <w:t>"/"</w:t>
      </w:r>
      <w:r>
        <w:rPr>
          <w:rFonts w:cs="Arial"/>
          <w:color w:val="008080"/>
          <w:szCs w:val="22"/>
          <w:u w:val="none" w:color="7F007F"/>
        </w:rPr>
        <w:t>/&gt;</w:t>
      </w:r>
    </w:p>
    <w:p>
      <w:pPr>
        <w:pStyle w:val="Caption1"/>
        <w:ind w:left="720" w:hanging="0"/>
        <w:rPr/>
      </w:pPr>
      <w:bookmarkStart w:id="74" w:name="_Ref313538540"/>
      <w:r>
        <w:rPr/>
        <w:t xml:space="preserve">Figure </w:t>
      </w:r>
      <w:r>
        <w:rPr/>
        <w:fldChar w:fldCharType="begin"/>
      </w:r>
      <w:r>
        <w:instrText> SEQ Figure \* ARABIC </w:instrText>
      </w:r>
      <w:r>
        <w:fldChar w:fldCharType="separate"/>
      </w:r>
      <w:r>
        <w:t>45</w:t>
      </w:r>
      <w:r>
        <w:fldChar w:fldCharType="end"/>
      </w:r>
      <w:bookmarkEnd w:id="74"/>
      <w:r>
        <w:rPr/>
        <w:t>: Web application configuration</w:t>
      </w:r>
    </w:p>
    <w:p>
      <w:pPr>
        <w:pStyle w:val="ListParagraph"/>
        <w:numPr>
          <w:ilvl w:val="0"/>
          <w:numId w:val="24"/>
        </w:numPr>
        <w:rPr/>
      </w:pPr>
      <w:r>
        <w:rPr>
          <w:u w:val="none" w:color="7F007F"/>
        </w:rPr>
        <w:t xml:space="preserve">As explained in the Console view, the URL for accessing the app is </w:t>
      </w:r>
      <w:hyperlink r:id="rId62">
        <w:r>
          <w:rPr>
            <w:webHidden/>
            <w:rStyle w:val="InternetLink"/>
            <w:b/>
            <w:bCs/>
            <w:vanish/>
            <w:u w:val="none" w:color="0000FF"/>
          </w:rPr>
          <w:t>http://localhost:9080/</w:t>
        </w:r>
      </w:hyperlink>
      <w:r>
        <w:rPr>
          <w:u w:val="none" w:color="7F007F"/>
        </w:rPr>
        <w:t>.</w:t>
      </w:r>
    </w:p>
    <w:p>
      <w:pPr>
        <w:pStyle w:val="Normal"/>
        <w:rPr>
          <w:u w:val="none" w:color="7F007F"/>
        </w:rPr>
      </w:pPr>
      <w:r>
        <w:rPr>
          <w:u w:val="none" w:color="7F007F"/>
        </w:rPr>
        <w:t>The server is now configured with a data source for accessing the database, and the application’s context root is set.</w:t>
      </w:r>
    </w:p>
    <w:p>
      <w:pPr>
        <w:pStyle w:val="Heading3"/>
        <w:rPr>
          <w:u w:val="none" w:color="7F007F"/>
        </w:rPr>
      </w:pPr>
      <w:r>
        <w:rPr>
          <w:u w:val="none" w:color="7F007F"/>
        </w:rPr>
        <w:t>Test app using direct connection</w:t>
      </w:r>
    </w:p>
    <w:p>
      <w:pPr>
        <w:pStyle w:val="Normal"/>
        <w:rPr>
          <w:u w:val="none" w:color="7F007F"/>
        </w:rPr>
      </w:pPr>
      <w:r>
        <w:rPr>
          <w:u w:val="none" w:color="7F007F"/>
        </w:rPr>
        <w:t>Now let’s run the app and confirm that it connects to MySQL correctly.</w:t>
      </w:r>
    </w:p>
    <w:p>
      <w:pPr>
        <w:pStyle w:val="Normal"/>
        <w:rPr>
          <w:u w:val="none" w:color="7F007F"/>
        </w:rPr>
      </w:pPr>
      <w:r>
        <w:rPr>
          <w:u w:val="none" w:color="7F007F"/>
        </w:rPr>
        <w:t>In Eclipse:</w:t>
      </w:r>
    </w:p>
    <w:p>
      <w:pPr>
        <w:pStyle w:val="ListParagraph"/>
        <w:numPr>
          <w:ilvl w:val="0"/>
          <w:numId w:val="25"/>
        </w:numPr>
        <w:rPr>
          <w:u w:val="none" w:color="7F007F"/>
        </w:rPr>
      </w:pPr>
      <w:r>
        <w:rPr>
          <w:u w:val="none" w:color="7F007F"/>
        </w:rPr>
        <w:t>In the Servers view, confirm the server and app are started and synchronized. If not, start the server and confirm the app starts as well.</w:t>
      </w:r>
    </w:p>
    <w:p>
      <w:pPr>
        <w:pStyle w:val="Normal"/>
        <w:ind w:left="720" w:hanging="0"/>
        <w:rPr>
          <w:u w:val="none" w:color="7F007F"/>
        </w:rPr>
      </w:pPr>
      <w:r>
        <w:rPr>
          <w:u w:val="none" w:color="7F007F"/>
        </w:rPr>
        <w:t>The items that should show as started and synchronized are:</w:t>
      </w:r>
    </w:p>
    <w:p>
      <w:pPr>
        <w:pStyle w:val="ListParagraph"/>
        <w:numPr>
          <w:ilvl w:val="0"/>
          <w:numId w:val="26"/>
        </w:numPr>
        <w:rPr>
          <w:u w:val="none" w:color="7F007F"/>
        </w:rPr>
      </w:pPr>
      <w:r>
        <w:rPr>
          <w:u w:val="none" w:color="7F007F"/>
        </w:rPr>
        <w:t>wlp-8.5.5.8 defaultServer at localhost</w:t>
      </w:r>
    </w:p>
    <w:p>
      <w:pPr>
        <w:pStyle w:val="ListParagraph"/>
        <w:numPr>
          <w:ilvl w:val="0"/>
          <w:numId w:val="26"/>
        </w:numPr>
        <w:rPr>
          <w:u w:val="none" w:color="7F007F"/>
        </w:rPr>
      </w:pPr>
      <w:r>
        <w:rPr>
          <w:u w:val="none" w:color="7F007F"/>
        </w:rPr>
        <w:t>JavaDBApp(liberty-IRDS)</w:t>
      </w:r>
    </w:p>
    <w:p>
      <w:pPr>
        <w:pStyle w:val="ListParagraph"/>
        <w:numPr>
          <w:ilvl w:val="0"/>
          <w:numId w:val="25"/>
        </w:numPr>
        <w:rPr/>
      </w:pPr>
      <w:r>
        <w:rPr>
          <w:u w:val="none" w:color="7F007F"/>
        </w:rPr>
        <w:t xml:space="preserve">The app runs a web GUI. To open the GUI, in Eclipse or in an external web browser, go to </w:t>
      </w:r>
      <w:hyperlink r:id="rId63">
        <w:r>
          <w:rPr>
            <w:webHidden/>
            <w:rStyle w:val="InternetLink"/>
            <w:b/>
            <w:bCs/>
            <w:vanish/>
            <w:u w:val="none" w:color="0000FF"/>
          </w:rPr>
          <w:t>http://localhost:9080/</w:t>
        </w:r>
      </w:hyperlink>
      <w:r>
        <w:rPr>
          <w:u w:val="none" w:color="7F007F"/>
        </w:rPr>
        <w:t>.</w:t>
      </w:r>
    </w:p>
    <w:p>
      <w:pPr>
        <w:pStyle w:val="ListParagraph"/>
        <w:numPr>
          <w:ilvl w:val="0"/>
          <w:numId w:val="25"/>
        </w:numPr>
        <w:rPr/>
      </w:pPr>
      <w:r>
        <w:rPr>
          <w:u w:val="none" w:color="7F007F"/>
        </w:rPr>
        <w:t xml:space="preserve">The app’s </w:t>
      </w:r>
      <w:r>
        <w:rPr>
          <w:b/>
          <w:bCs/>
          <w:u w:val="none" w:color="7F007F"/>
        </w:rPr>
        <w:t>Java DB Web Starter</w:t>
      </w:r>
      <w:r>
        <w:rPr>
          <w:u w:val="none" w:color="7F007F"/>
        </w:rPr>
        <w:t xml:space="preserve"> web page opens, as shown earlier in </w:t>
      </w:r>
      <w:r>
        <w:rPr>
          <w:u w:val="none" w:color="7F007F"/>
        </w:rPr>
        <w:fldChar w:fldCharType="begin"/>
      </w:r>
      <w:r>
        <w:instrText> REF _Ref314150342 \h </w:instrText>
      </w:r>
      <w:r>
        <w:fldChar w:fldCharType="separate"/>
      </w:r>
      <w:r>
        <w:t>Figure 42</w:t>
      </w:r>
      <w:r>
        <w:fldChar w:fldCharType="end"/>
      </w:r>
      <w:r>
        <w:rPr>
          <w:u w:val="none" w:color="7F007F"/>
        </w:rPr>
        <w:t xml:space="preserve"> on page </w:t>
      </w:r>
      <w:r>
        <w:rPr>
          <w:u w:val="none" w:color="7F007F"/>
        </w:rPr>
        <w:fldChar w:fldCharType="begin"/>
      </w:r>
      <w:r>
        <w:instrText> PAGEREF _Ref314150617 \h </w:instrText>
      </w:r>
      <w:r>
        <w:fldChar w:fldCharType="separate"/>
      </w:r>
      <w:r>
        <w:t>48</w:t>
      </w:r>
      <w:r>
        <w:fldChar w:fldCharType="end"/>
      </w:r>
      <w:r>
        <w:rPr>
          <w:u w:val="none" w:color="7F007F"/>
        </w:rPr>
        <w:t>. The area where the To Do list will be displayed says “Please wait while the database is being initialized ...” while the database is accessed.</w:t>
      </w:r>
    </w:p>
    <w:p>
      <w:pPr>
        <w:pStyle w:val="ListParagraph"/>
        <w:numPr>
          <w:ilvl w:val="0"/>
          <w:numId w:val="25"/>
        </w:numPr>
        <w:rPr>
          <w:u w:val="none" w:color="7F007F"/>
        </w:rPr>
      </w:pPr>
      <w:r>
        <w:rPr>
          <w:u w:val="none" w:color="7F007F"/>
        </w:rPr>
        <w:t>If the app connects to the database successfully, the To Do list then fills in. The default items are sample entry #1, #2, and #3.</w:t>
      </w:r>
    </w:p>
    <w:p>
      <w:pPr>
        <w:pStyle w:val="ListParagraph"/>
        <w:numPr>
          <w:ilvl w:val="0"/>
          <w:numId w:val="27"/>
        </w:numPr>
        <w:rPr>
          <w:u w:val="none" w:color="7F007F"/>
        </w:rPr>
      </w:pPr>
      <w:r>
        <w:rPr>
          <w:u w:val="none" w:color="7F007F"/>
        </w:rPr>
        <w:t>If the app cannot connect and load the data successfully, the To Do area displays “Error.”</w:t>
      </w:r>
    </w:p>
    <w:p>
      <w:pPr>
        <w:pStyle w:val="Normal"/>
        <w:rPr>
          <w:u w:val="none" w:color="7F007F"/>
        </w:rPr>
      </w:pPr>
      <w:r>
        <w:rPr>
          <w:u w:val="none" w:color="7F007F"/>
        </w:rPr>
        <w:t>The app is running locally using the MySQL database in the virtual machine.</w:t>
      </w:r>
    </w:p>
    <w:p>
      <w:pPr>
        <w:pStyle w:val="Heading2"/>
        <w:rPr>
          <w:u w:val="none" w:color="7F007F"/>
        </w:rPr>
      </w:pPr>
      <w:bookmarkStart w:id="75" w:name="_Ref313883389"/>
      <w:bookmarkStart w:id="76" w:name="_Toc314324437"/>
      <w:bookmarkEnd w:id="75"/>
      <w:bookmarkEnd w:id="76"/>
      <w:r>
        <w:rPr>
          <w:u w:val="none" w:color="7F007F"/>
        </w:rPr>
        <w:t>Step 3: Connect via Secure Gateway</w:t>
      </w:r>
    </w:p>
    <w:p>
      <w:pPr>
        <w:pStyle w:val="Normal"/>
        <w:rPr>
          <w:u w:val="none" w:color="7F007F"/>
        </w:rPr>
      </w:pPr>
      <w:r>
        <w:rPr>
          <w:u w:val="none" w:color="7F007F"/>
        </w:rPr>
        <w:t>Now let’s configure a Secure Gateway that connects to the MySQL database, and configure the app to use that.</w:t>
      </w:r>
    </w:p>
    <w:p>
      <w:pPr>
        <w:pStyle w:val="Heading3"/>
        <w:rPr>
          <w:u w:val="none" w:color="7F007F"/>
        </w:rPr>
      </w:pPr>
      <w:bookmarkStart w:id="77" w:name="_Ref313806156"/>
      <w:bookmarkEnd w:id="77"/>
      <w:r>
        <w:rPr>
          <w:u w:val="none" w:color="7F007F"/>
        </w:rPr>
        <w:t>Configure a gateway and destination</w:t>
      </w:r>
    </w:p>
    <w:p>
      <w:pPr>
        <w:pStyle w:val="Normal"/>
        <w:rPr>
          <w:u w:val="none" w:color="7F007F"/>
        </w:rPr>
      </w:pPr>
      <w:r>
        <w:rPr>
          <w:u w:val="none" w:color="7F007F"/>
        </w:rPr>
        <w:t>We will create an instance of the Secure Gateway service, then use it to configure a gateway and configure a destination in that gateway, The destination will be the MySQL database running in the virtual machine.</w:t>
      </w:r>
    </w:p>
    <w:p>
      <w:pPr>
        <w:pStyle w:val="Normal"/>
        <w:rPr>
          <w:u w:val="none" w:color="7F007F"/>
        </w:rPr>
      </w:pPr>
      <w:r>
        <w:rPr>
          <w:u w:val="none" w:color="7F007F"/>
        </w:rPr>
        <w:t>For details:</w:t>
      </w:r>
    </w:p>
    <w:p>
      <w:pPr>
        <w:pStyle w:val="ListParagraph"/>
        <w:numPr>
          <w:ilvl w:val="0"/>
          <w:numId w:val="27"/>
        </w:numPr>
        <w:ind w:left="720" w:hanging="360"/>
        <w:rPr>
          <w:u w:val="none" w:color="7F007F"/>
        </w:rPr>
      </w:pPr>
      <w:r>
        <w:rPr>
          <w:u w:val="none" w:color="7F007F"/>
        </w:rPr>
        <w:t>See “Services: Secure Gateway: Creating a Secure Gateway by using the Bluemix UI” in the Bluemix documentation:</w:t>
      </w:r>
    </w:p>
    <w:p>
      <w:pPr>
        <w:pStyle w:val="Normal"/>
        <w:ind w:left="720" w:hanging="0"/>
        <w:rPr/>
      </w:pPr>
      <w:r>
        <w:fldChar w:fldCharType="begin"/>
      </w:r>
      <w:r>
        <w:instrText> HYPERLINK "https://www.ng.bluemix.net/docs/services/SecureGateway/sg_022.html" \l "sg_009"</w:instrText>
      </w:r>
      <w:r>
        <w:fldChar w:fldCharType="separate"/>
      </w:r>
      <w:r>
        <w:rPr>
          <w:rStyle w:val="InternetLink"/>
          <w:rFonts w:cs="Arial"/>
          <w:szCs w:val="22"/>
          <w:u w:val="none" w:color="0000FF"/>
        </w:rPr>
        <w:t>https://www.ng.bluemix.net/docs/services/SecureGateway/sg_022.html#sg_009</w:t>
      </w:r>
      <w:r>
        <w:fldChar w:fldCharType="end"/>
      </w:r>
    </w:p>
    <w:p>
      <w:pPr>
        <w:pStyle w:val="Normal"/>
        <w:rPr>
          <w:u w:val="none" w:color="7F007F"/>
        </w:rPr>
      </w:pPr>
      <w:r>
        <w:rPr>
          <w:u w:val="none" w:color="7F007F"/>
        </w:rPr>
        <w:t>In the Bluemix dashboard:</w:t>
      </w:r>
    </w:p>
    <w:p>
      <w:pPr>
        <w:pStyle w:val="ListParagraph"/>
        <w:numPr>
          <w:ilvl w:val="0"/>
          <w:numId w:val="28"/>
        </w:numPr>
        <w:rPr>
          <w:u w:val="none" w:color="7F007F"/>
        </w:rPr>
      </w:pPr>
      <w:r>
        <w:rPr>
          <w:u w:val="none" w:color="7F007F"/>
        </w:rPr>
        <w:t xml:space="preserve">Select your space, </w:t>
      </w:r>
      <w:r>
        <w:rPr>
          <w:b/>
          <w:bCs/>
          <w:u w:val="none" w:color="7F007F"/>
        </w:rPr>
        <w:t>hybrid-cloud</w:t>
      </w:r>
      <w:r>
        <w:rPr>
          <w:u w:val="none" w:color="7F007F"/>
        </w:rPr>
        <w:t>.</w:t>
      </w:r>
    </w:p>
    <w:p>
      <w:pPr>
        <w:pStyle w:val="ListParagraph"/>
        <w:numPr>
          <w:ilvl w:val="0"/>
          <w:numId w:val="28"/>
        </w:numPr>
        <w:rPr>
          <w:u w:val="none" w:color="7F007F"/>
        </w:rPr>
      </w:pPr>
      <w:r>
        <w:rPr>
          <w:u w:val="none" w:color="7F007F"/>
        </w:rPr>
        <w:t xml:space="preserve">In the main view for the space, select </w:t>
      </w:r>
      <w:r>
        <w:rPr>
          <w:b/>
          <w:bCs/>
          <w:u w:val="none" w:color="7F007F"/>
        </w:rPr>
        <w:t>Use Services or APIs</w:t>
      </w:r>
      <w:r>
        <w:rPr>
          <w:u w:val="none" w:color="7F007F"/>
        </w:rPr>
        <w:t>.</w:t>
      </w:r>
    </w:p>
    <w:p>
      <w:pPr>
        <w:pStyle w:val="ListParagraph"/>
        <w:numPr>
          <w:ilvl w:val="0"/>
          <w:numId w:val="28"/>
        </w:numPr>
        <w:rPr>
          <w:u w:val="none" w:color="7F007F"/>
        </w:rPr>
      </w:pPr>
      <w:r>
        <w:rPr>
          <w:u w:val="none" w:color="7F007F"/>
        </w:rPr>
        <w:t xml:space="preserve">In the Service Catalog, select </w:t>
      </w:r>
      <w:r>
        <w:rPr>
          <w:b/>
          <w:bCs/>
          <w:u w:val="none" w:color="7F007F"/>
        </w:rPr>
        <w:t>Secure Gateway</w:t>
      </w:r>
      <w:r>
        <w:rPr>
          <w:u w:val="none" w:color="7F007F"/>
        </w:rPr>
        <w:t>.</w:t>
      </w:r>
    </w:p>
    <w:p>
      <w:pPr>
        <w:pStyle w:val="ListParagraph"/>
        <w:numPr>
          <w:ilvl w:val="0"/>
          <w:numId w:val="28"/>
        </w:numPr>
        <w:rPr>
          <w:u w:val="none" w:color="7F007F"/>
        </w:rPr>
      </w:pPr>
      <w:r>
        <w:rPr>
          <w:u w:val="none" w:color="7F007F"/>
        </w:rPr>
        <w:t xml:space="preserve">In the creation page for Secure Gateway, keep the default settings and select </w:t>
      </w:r>
      <w:r>
        <w:rPr>
          <w:b/>
          <w:bCs/>
          <w:u w:val="none" w:color="7F007F"/>
        </w:rPr>
        <w:t>Create</w:t>
      </w:r>
      <w:r>
        <w:rPr>
          <w:u w:val="none" w:color="7F007F"/>
        </w:rPr>
        <w:t>.</w:t>
      </w:r>
    </w:p>
    <w:p>
      <w:pPr>
        <w:pStyle w:val="ListParagraph"/>
        <w:numPr>
          <w:ilvl w:val="0"/>
          <w:numId w:val="28"/>
        </w:numPr>
        <w:rPr>
          <w:u w:val="none" w:color="7F007F"/>
        </w:rPr>
      </w:pPr>
      <w:r>
        <w:rPr>
          <w:u w:val="none" w:color="7F007F"/>
        </w:rPr>
        <w:t xml:space="preserve">In the Secure Gateway page, select </w:t>
      </w:r>
      <w:r>
        <w:rPr>
          <w:b/>
          <w:bCs/>
          <w:u w:val="none" w:color="7F007F"/>
        </w:rPr>
        <w:t>Add Gateway</w:t>
      </w:r>
      <w:r>
        <w:rPr>
          <w:u w:val="none" w:color="7F007F"/>
        </w:rPr>
        <w:t>.</w:t>
      </w:r>
    </w:p>
    <w:p>
      <w:pPr>
        <w:pStyle w:val="ListParagraph"/>
        <w:numPr>
          <w:ilvl w:val="0"/>
          <w:numId w:val="28"/>
        </w:numPr>
        <w:rPr/>
      </w:pPr>
      <w:r>
        <w:rPr>
          <w:u w:val="none" w:color="7F007F"/>
        </w:rPr>
        <w:t xml:space="preserve">In the Add Gateway page, set the name to </w:t>
      </w:r>
      <w:r>
        <w:rPr>
          <w:b/>
          <w:bCs/>
          <w:u w:val="none" w:color="7F007F"/>
        </w:rPr>
        <w:t xml:space="preserve">My Data Center. </w:t>
      </w:r>
      <w:r>
        <w:rPr>
          <w:u w:val="none" w:color="7F007F"/>
        </w:rPr>
        <w:t xml:space="preserve">Deselect the options to use tokens. See </w:t>
      </w:r>
      <w:r>
        <w:rPr>
          <w:u w:val="none" w:color="7F007F"/>
        </w:rPr>
        <w:fldChar w:fldCharType="begin"/>
      </w:r>
      <w:r>
        <w:instrText> REF _Ref313801872 \h </w:instrText>
      </w:r>
      <w:r>
        <w:fldChar w:fldCharType="separate"/>
      </w:r>
      <w:r>
        <w:t>Figure 46</w:t>
      </w:r>
      <w:r>
        <w:fldChar w:fldCharType="end"/>
      </w:r>
      <w:r>
        <w:rPr>
          <w:u w:val="none" w:color="7F007F"/>
        </w:rPr>
        <w:t>.</w:t>
      </w:r>
    </w:p>
    <w:p>
      <w:pPr>
        <w:pStyle w:val="Normal"/>
        <w:keepNext/>
        <w:widowControl w:val="false"/>
        <w:tabs>
          <w:tab w:val="left" w:pos="280" w:leader="none"/>
        </w:tabs>
        <w:spacing w:lineRule="atLeast" w:line="240" w:before="100" w:after="100"/>
        <w:contextualSpacing/>
        <w:rPr/>
      </w:pPr>
      <w:r>
        <w:rPr/>
        <w:drawing>
          <wp:inline distT="0" distB="0" distL="0" distR="0">
            <wp:extent cx="5943600" cy="3434715"/>
            <wp:effectExtent l="0" t="0" r="0" b="0"/>
            <wp:docPr id="4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5" descr=""/>
                    <pic:cNvPicPr>
                      <a:picLocks noChangeAspect="1" noChangeArrowheads="1"/>
                    </pic:cNvPicPr>
                  </pic:nvPicPr>
                  <pic:blipFill>
                    <a:blip r:embed="rId64"/>
                    <a:stretch>
                      <a:fillRect/>
                    </a:stretch>
                  </pic:blipFill>
                  <pic:spPr bwMode="auto">
                    <a:xfrm>
                      <a:off x="0" y="0"/>
                      <a:ext cx="5943600" cy="3434715"/>
                    </a:xfrm>
                    <a:prstGeom prst="rect">
                      <a:avLst/>
                    </a:prstGeom>
                  </pic:spPr>
                </pic:pic>
              </a:graphicData>
            </a:graphic>
          </wp:inline>
        </w:drawing>
      </w:r>
    </w:p>
    <w:p>
      <w:pPr>
        <w:pStyle w:val="Caption1"/>
        <w:rPr/>
      </w:pPr>
      <w:bookmarkStart w:id="78" w:name="_Ref313801872"/>
      <w:r>
        <w:rPr/>
        <w:t xml:space="preserve">Figure </w:t>
      </w:r>
      <w:r>
        <w:rPr/>
        <w:fldChar w:fldCharType="begin"/>
      </w:r>
      <w:r>
        <w:instrText> SEQ Figure \* ARABIC </w:instrText>
      </w:r>
      <w:r>
        <w:fldChar w:fldCharType="separate"/>
      </w:r>
      <w:r>
        <w:t>46</w:t>
      </w:r>
      <w:r>
        <w:fldChar w:fldCharType="end"/>
      </w:r>
      <w:bookmarkEnd w:id="78"/>
      <w:r>
        <w:rPr/>
        <w:t>: Add gateway</w:t>
      </w:r>
    </w:p>
    <w:p>
      <w:pPr>
        <w:pStyle w:val="ListParagraph"/>
        <w:numPr>
          <w:ilvl w:val="0"/>
          <w:numId w:val="28"/>
        </w:numPr>
        <w:rPr>
          <w:u w:val="none" w:color="7F007F"/>
        </w:rPr>
      </w:pPr>
      <w:r>
        <w:rPr>
          <w:u w:val="none" w:color="7F007F"/>
        </w:rPr>
        <w:t>Select Add Destinations.</w:t>
      </w:r>
    </w:p>
    <w:p>
      <w:pPr>
        <w:pStyle w:val="ListParagraph"/>
        <w:numPr>
          <w:ilvl w:val="0"/>
          <w:numId w:val="28"/>
        </w:numPr>
        <w:rPr/>
      </w:pPr>
      <w:r>
        <w:rPr>
          <w:u w:val="none" w:color="7F007F"/>
        </w:rPr>
        <w:t xml:space="preserve">In the Add Destinations page, add a destination with the settings shown in </w:t>
      </w:r>
      <w:r>
        <w:rPr>
          <w:u w:val="none" w:color="7F007F"/>
        </w:rPr>
        <w:fldChar w:fldCharType="begin"/>
      </w:r>
      <w:r>
        <w:instrText> REF _Ref313539054 \h </w:instrText>
      </w:r>
      <w:r>
        <w:fldChar w:fldCharType="separate"/>
      </w:r>
      <w:r>
        <w:t>Table 2</w:t>
      </w:r>
      <w:r>
        <w:fldChar w:fldCharType="end"/>
      </w:r>
      <w:r>
        <w:rPr>
          <w:u w:val="none" w:color="7F007F"/>
        </w:rPr>
        <w:t xml:space="preserve">. See </w:t>
      </w:r>
      <w:r>
        <w:rPr>
          <w:u w:val="none" w:color="7F007F"/>
        </w:rPr>
        <w:fldChar w:fldCharType="begin"/>
      </w:r>
      <w:r>
        <w:instrText> REF _Ref313802155 \h </w:instrText>
      </w:r>
      <w:r>
        <w:fldChar w:fldCharType="separate"/>
      </w:r>
      <w:r>
        <w:t>Figure 47</w:t>
      </w:r>
      <w:r>
        <w:fldChar w:fldCharType="end"/>
      </w:r>
      <w:r>
        <w:rPr>
          <w:u w:val="none" w:color="7F007F"/>
        </w:rPr>
        <w:t>.</w:t>
      </w:r>
    </w:p>
    <w:p>
      <w:pPr>
        <w:pStyle w:val="ListParagraph"/>
        <w:numPr>
          <w:ilvl w:val="0"/>
          <w:numId w:val="27"/>
        </w:numPr>
        <w:rPr>
          <w:u w:val="none" w:color="7F007F"/>
        </w:rPr>
      </w:pPr>
      <w:r>
        <w:rPr>
          <w:u w:val="none" w:color="7F007F"/>
        </w:rPr>
        <w:t>Fill in the values and then press the plus sign (</w:t>
      </w:r>
      <w:r>
        <w:rPr>
          <w:b/>
          <w:bCs/>
          <w:u w:val="none" w:color="7F007F"/>
        </w:rPr>
        <w:t>+</w:t>
      </w:r>
      <w:r>
        <w:rPr>
          <w:u w:val="none" w:color="7F007F"/>
        </w:rPr>
        <w:t>) on the right.</w:t>
      </w:r>
    </w:p>
    <w:p>
      <w:pPr>
        <w:pStyle w:val="ListParagraph"/>
        <w:numPr>
          <w:ilvl w:val="0"/>
          <w:numId w:val="27"/>
        </w:numPr>
        <w:rPr>
          <w:u w:val="none" w:color="7F007F"/>
        </w:rPr>
      </w:pPr>
      <w:r>
        <w:rPr>
          <w:u w:val="none" w:color="7F007F"/>
        </w:rPr>
        <w:t>The IP address and port are the same settings you specified in the data source’s URL in the Liberty server’s configuration.</w:t>
      </w:r>
    </w:p>
    <w:p>
      <w:pPr>
        <w:pStyle w:val="Caption1"/>
        <w:keepNext/>
        <w:ind w:left="720" w:hanging="0"/>
        <w:rPr/>
      </w:pPr>
      <w:bookmarkStart w:id="79" w:name="_Ref313539054"/>
      <w:r>
        <w:rPr/>
        <w:t xml:space="preserve">Table </w:t>
      </w:r>
      <w:r>
        <w:rPr/>
        <w:fldChar w:fldCharType="begin"/>
      </w:r>
      <w:r>
        <w:instrText> SEQ Table \* ARABIC </w:instrText>
      </w:r>
      <w:r>
        <w:fldChar w:fldCharType="separate"/>
      </w:r>
      <w:r>
        <w:t>2</w:t>
      </w:r>
      <w:r>
        <w:fldChar w:fldCharType="end"/>
      </w:r>
      <w:bookmarkEnd w:id="79"/>
      <w:r>
        <w:rPr/>
        <w:t xml:space="preserve">: </w:t>
      </w:r>
      <w:r>
        <w:rPr>
          <w:rFonts w:cs="Helvetica" w:ascii="Helvetica" w:hAnsi="Helvetica"/>
          <w:i/>
          <w:iCs/>
          <w:sz w:val="18"/>
          <w:szCs w:val="18"/>
          <w:u w:val="none" w:color="7F007F"/>
        </w:rPr>
        <w:t>Secure Gateway destination settings</w:t>
      </w:r>
    </w:p>
    <w:tbl>
      <w:tblPr>
        <w:tblW w:w="8748" w:type="dxa"/>
        <w:jc w:val="left"/>
        <w:tblInd w:w="611"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10" w:type="dxa"/>
          <w:bottom w:w="0" w:type="dxa"/>
          <w:right w:w="100" w:type="dxa"/>
        </w:tblCellMar>
        <w:tblLook w:firstRow="0" w:noVBand="0" w:lastRow="0" w:firstColumn="0" w:lastColumn="0" w:noHBand="0" w:val="0000"/>
      </w:tblPr>
      <w:tblGrid>
        <w:gridCol w:w="4429"/>
        <w:gridCol w:w="4318"/>
      </w:tblGrid>
      <w:tr>
        <w:trPr>
          <w:tblHeader w:val="true"/>
          <w:cantSplit w:val="true"/>
        </w:trPr>
        <w:tc>
          <w:tcPr>
            <w:tcW w:w="4429"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10" w:type="dxa"/>
            </w:tcMar>
            <w:vAlign w:val="center"/>
          </w:tcPr>
          <w:p>
            <w:pPr>
              <w:pStyle w:val="Normal"/>
              <w:spacing w:before="0" w:after="0"/>
              <w:contextualSpacing/>
              <w:rPr>
                <w:b/>
                <w:b/>
                <w:i/>
                <w:i/>
                <w:u w:val="none" w:color="7F007F"/>
              </w:rPr>
            </w:pPr>
            <w:r>
              <w:rPr>
                <w:b/>
                <w:i/>
                <w:u w:val="none" w:color="7F007F"/>
              </w:rPr>
              <w:t>Property</w:t>
            </w:r>
          </w:p>
        </w:tc>
        <w:tc>
          <w:tcPr>
            <w:tcW w:w="4318"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10" w:type="dxa"/>
            </w:tcMar>
            <w:vAlign w:val="center"/>
          </w:tcPr>
          <w:p>
            <w:pPr>
              <w:pStyle w:val="Normal"/>
              <w:spacing w:before="0" w:after="0"/>
              <w:contextualSpacing/>
              <w:rPr>
                <w:b/>
                <w:b/>
                <w:i/>
                <w:i/>
                <w:u w:val="none" w:color="7F007F"/>
              </w:rPr>
            </w:pPr>
            <w:r>
              <w:rPr>
                <w:b/>
                <w:i/>
                <w:u w:val="none" w:color="7F007F"/>
              </w:rPr>
              <w:t>Value</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u w:val="none" w:color="7F007F"/>
              </w:rPr>
              <w:t>Destination name</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u w:val="none" w:color="7F007F"/>
              </w:rPr>
              <w:t>To Do Database</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u w:val="none" w:color="7F007F"/>
              </w:rPr>
              <w:t>Hostname or IP Address</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i/>
                <w:iCs/>
                <w:u w:val="none" w:color="7F007F"/>
              </w:rPr>
              <w:t>&lt;virtual machine’s IP address&gt;</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u w:val="none" w:color="7F007F"/>
              </w:rPr>
              <w:t>Port</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u w:val="none" w:color="7F007F"/>
              </w:rPr>
              <w:t>3306</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u w:val="none" w:color="7F007F"/>
              </w:rPr>
              <w:t>Transport</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u w:val="none" w:color="7F007F"/>
              </w:rPr>
              <w:t>TCP</w:t>
            </w:r>
          </w:p>
        </w:tc>
      </w:tr>
    </w:tbl>
    <w:p>
      <w:pPr>
        <w:pStyle w:val="Normal"/>
        <w:keepNext/>
        <w:widowControl w:val="false"/>
        <w:tabs>
          <w:tab w:val="left" w:pos="280" w:leader="none"/>
        </w:tabs>
        <w:spacing w:lineRule="atLeast" w:line="240" w:before="100" w:after="100"/>
        <w:contextualSpacing/>
        <w:rPr/>
      </w:pPr>
      <w:r>
        <w:rPr/>
        <w:drawing>
          <wp:inline distT="0" distB="0" distL="0" distR="0">
            <wp:extent cx="5943600" cy="2792095"/>
            <wp:effectExtent l="0" t="0" r="0" b="0"/>
            <wp:docPr id="5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 descr=""/>
                    <pic:cNvPicPr>
                      <a:picLocks noChangeAspect="1" noChangeArrowheads="1"/>
                    </pic:cNvPicPr>
                  </pic:nvPicPr>
                  <pic:blipFill>
                    <a:blip r:embed="rId65"/>
                    <a:stretch>
                      <a:fillRect/>
                    </a:stretch>
                  </pic:blipFill>
                  <pic:spPr bwMode="auto">
                    <a:xfrm>
                      <a:off x="0" y="0"/>
                      <a:ext cx="5943600" cy="2792095"/>
                    </a:xfrm>
                    <a:prstGeom prst="rect">
                      <a:avLst/>
                    </a:prstGeom>
                  </pic:spPr>
                </pic:pic>
              </a:graphicData>
            </a:graphic>
          </wp:inline>
        </w:drawing>
      </w:r>
    </w:p>
    <w:p>
      <w:pPr>
        <w:pStyle w:val="Caption1"/>
        <w:rPr/>
      </w:pPr>
      <w:bookmarkStart w:id="80" w:name="_Ref313802155"/>
      <w:r>
        <w:rPr/>
        <w:t xml:space="preserve">Figure </w:t>
      </w:r>
      <w:r>
        <w:rPr/>
        <w:fldChar w:fldCharType="begin"/>
      </w:r>
      <w:r>
        <w:instrText> SEQ Figure \* ARABIC </w:instrText>
      </w:r>
      <w:r>
        <w:fldChar w:fldCharType="separate"/>
      </w:r>
      <w:r>
        <w:t>47</w:t>
      </w:r>
      <w:r>
        <w:fldChar w:fldCharType="end"/>
      </w:r>
      <w:bookmarkEnd w:id="80"/>
      <w:r>
        <w:rPr/>
        <w:t>: Add destination</w:t>
      </w:r>
    </w:p>
    <w:p>
      <w:pPr>
        <w:pStyle w:val="ListParagraph"/>
        <w:numPr>
          <w:ilvl w:val="0"/>
          <w:numId w:val="28"/>
        </w:numPr>
        <w:rPr/>
      </w:pPr>
      <w:r>
        <w:rPr>
          <w:u w:val="none" w:color="7F007F"/>
        </w:rPr>
        <w:t xml:space="preserve">A destination named To Do Database is now listed. Optional: Select destination info (the button looks like the letter i with a circle around it) to display the destination’s configuration, as shown in </w:t>
      </w:r>
      <w:r>
        <w:rPr>
          <w:u w:val="none" w:color="7F007F"/>
        </w:rPr>
        <w:fldChar w:fldCharType="begin"/>
      </w:r>
      <w:r>
        <w:instrText> REF _Ref313804499 \h </w:instrText>
      </w:r>
      <w:r>
        <w:fldChar w:fldCharType="separate"/>
      </w:r>
      <w:r>
        <w:t>Table 3</w:t>
      </w:r>
      <w:r>
        <w:fldChar w:fldCharType="end"/>
      </w:r>
      <w:r>
        <w:rPr>
          <w:u w:val="none" w:color="7F007F"/>
        </w:rPr>
        <w:t>.</w:t>
      </w:r>
    </w:p>
    <w:p>
      <w:pPr>
        <w:pStyle w:val="Caption1"/>
        <w:keepNext/>
        <w:ind w:left="720" w:hanging="0"/>
        <w:rPr/>
      </w:pPr>
      <w:bookmarkStart w:id="81" w:name="_Ref313804512"/>
      <w:bookmarkStart w:id="82" w:name="_Ref313804499"/>
      <w:r>
        <w:rPr/>
        <w:t xml:space="preserve">Table </w:t>
      </w:r>
      <w:r>
        <w:rPr/>
        <w:fldChar w:fldCharType="begin"/>
      </w:r>
      <w:r>
        <w:instrText> SEQ Table \* ARABIC </w:instrText>
      </w:r>
      <w:r>
        <w:fldChar w:fldCharType="separate"/>
      </w:r>
      <w:r>
        <w:t>3</w:t>
      </w:r>
      <w:r>
        <w:fldChar w:fldCharType="end"/>
      </w:r>
      <w:bookmarkEnd w:id="82"/>
      <w:r>
        <w:rPr/>
        <w:t xml:space="preserve">: </w:t>
      </w:r>
      <w:bookmarkEnd w:id="81"/>
      <w:r>
        <w:rPr>
          <w:rFonts w:cs="Helvetica" w:ascii="Helvetica" w:hAnsi="Helvetica"/>
          <w:i/>
          <w:iCs/>
          <w:sz w:val="18"/>
          <w:szCs w:val="18"/>
          <w:u w:val="none" w:color="7F007F"/>
        </w:rPr>
        <w:t>Destination info</w:t>
      </w:r>
    </w:p>
    <w:tbl>
      <w:tblPr>
        <w:tblW w:w="8748" w:type="dxa"/>
        <w:jc w:val="left"/>
        <w:tblInd w:w="611"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10" w:type="dxa"/>
          <w:bottom w:w="0" w:type="dxa"/>
          <w:right w:w="100" w:type="dxa"/>
        </w:tblCellMar>
        <w:tblLook w:firstRow="0" w:noVBand="0" w:lastRow="0" w:firstColumn="0" w:lastColumn="0" w:noHBand="0" w:val="0000"/>
      </w:tblPr>
      <w:tblGrid>
        <w:gridCol w:w="4429"/>
        <w:gridCol w:w="4318"/>
      </w:tblGrid>
      <w:tr>
        <w:trPr>
          <w:tblHeader w:val="true"/>
          <w:cantSplit w:val="true"/>
        </w:trPr>
        <w:tc>
          <w:tcPr>
            <w:tcW w:w="4429"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10" w:type="dxa"/>
            </w:tcMar>
            <w:vAlign w:val="center"/>
          </w:tcPr>
          <w:p>
            <w:pPr>
              <w:pStyle w:val="Normal"/>
              <w:spacing w:before="0" w:after="0"/>
              <w:contextualSpacing/>
              <w:rPr>
                <w:b/>
                <w:b/>
                <w:i/>
                <w:i/>
                <w:u w:val="none" w:color="7F007F"/>
              </w:rPr>
            </w:pPr>
            <w:r>
              <w:rPr>
                <w:b/>
                <w:i/>
                <w:u w:val="none" w:color="7F007F"/>
              </w:rPr>
              <w:t>Property</w:t>
            </w:r>
          </w:p>
        </w:tc>
        <w:tc>
          <w:tcPr>
            <w:tcW w:w="4318"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10" w:type="dxa"/>
            </w:tcMar>
            <w:vAlign w:val="center"/>
          </w:tcPr>
          <w:p>
            <w:pPr>
              <w:pStyle w:val="Normal"/>
              <w:spacing w:before="0" w:after="0"/>
              <w:contextualSpacing/>
              <w:rPr>
                <w:b/>
                <w:b/>
                <w:i/>
                <w:i/>
                <w:u w:val="none" w:color="7F007F"/>
              </w:rPr>
            </w:pPr>
            <w:r>
              <w:rPr>
                <w:b/>
                <w:i/>
                <w:u w:val="none" w:color="7F007F"/>
              </w:rPr>
              <w:t>Value</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u w:val="none" w:color="7F007F"/>
              </w:rPr>
              <w:t>Name</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u w:val="none" w:color="7F007F"/>
              </w:rPr>
              <w:t>To Do Database</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u w:val="none" w:color="7F007F"/>
              </w:rPr>
              <w:t>Destination ID</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u w:val="none" w:color="7F007F"/>
              </w:rPr>
              <w:t>aaaA0AAAA00_vfY</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u w:val="none" w:color="7F007F"/>
              </w:rPr>
              <w:t>Cloud Host : Port</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u w:val="none" w:color="7F007F"/>
              </w:rPr>
              <w:t>cap-sg-prd-1.integration.ibmcloud.com:15000</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u w:val="none" w:color="7F007F"/>
              </w:rPr>
              <w:t>Destination Host : Port</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i/>
                <w:iCs/>
                <w:u w:val="none" w:color="7F007F"/>
              </w:rPr>
              <w:t>&lt;virtual machine’s IP address&gt;</w:t>
            </w:r>
            <w:r>
              <w:rPr>
                <w:u w:val="none" w:color="7F007F"/>
              </w:rPr>
              <w:t>:3306</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u w:val="none" w:color="7F007F"/>
              </w:rPr>
              <w:t>Created by</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u w:val="none" w:color="7F007F"/>
              </w:rPr>
              <w:t>John Doe at 7/1/2015, 12:05:00 PM</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u w:val="none" w:color="7F007F"/>
              </w:rPr>
              <w:t>Last modified by</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u w:val="none" w:color="7F007F"/>
              </w:rPr>
              <w:t>John Doe at 7/1/2015, 12:05:01 PM</w:t>
            </w:r>
          </w:p>
        </w:tc>
      </w:tr>
    </w:tbl>
    <w:p>
      <w:pPr>
        <w:pStyle w:val="Normal"/>
        <w:rPr>
          <w:u w:val="none" w:color="7F007F"/>
        </w:rPr>
      </w:pPr>
      <w:r>
        <w:rPr>
          <w:u w:val="none" w:color="7F007F"/>
        </w:rPr>
        <w:t>The gateway is a proxy that maps the cloud host and port to the destination host and port:</w:t>
      </w:r>
    </w:p>
    <w:p>
      <w:pPr>
        <w:pStyle w:val="ListParagraph"/>
        <w:numPr>
          <w:ilvl w:val="0"/>
          <w:numId w:val="29"/>
        </w:numPr>
        <w:rPr>
          <w:u w:val="none" w:color="7F007F"/>
        </w:rPr>
      </w:pPr>
      <w:r>
        <w:rPr>
          <w:u w:val="none" w:color="7F007F"/>
        </w:rPr>
        <w:t>The destination’s host and port are the values you specified when you created the destination. This is the target the gateway will connect to, the MySQL database.</w:t>
      </w:r>
    </w:p>
    <w:p>
      <w:pPr>
        <w:pStyle w:val="ListParagraph"/>
        <w:numPr>
          <w:ilvl w:val="0"/>
          <w:numId w:val="29"/>
        </w:numPr>
        <w:rPr>
          <w:u w:val="none" w:color="7F007F"/>
        </w:rPr>
      </w:pPr>
      <w:r>
        <w:rPr>
          <w:u w:val="none" w:color="7F007F"/>
        </w:rPr>
        <w:t>The cloud host and port are the values an application will use to access the destination remotely.</w:t>
      </w:r>
    </w:p>
    <w:p>
      <w:pPr>
        <w:pStyle w:val="Normal"/>
        <w:rPr>
          <w:u w:val="none" w:color="7F007F"/>
        </w:rPr>
      </w:pPr>
      <w:r>
        <w:rPr>
          <w:u w:val="none" w:color="7F007F"/>
        </w:rPr>
        <w:t>You have now configured a gateway and destination for accessing the database.</w:t>
      </w:r>
    </w:p>
    <w:p>
      <w:pPr>
        <w:pStyle w:val="Heading3"/>
        <w:rPr>
          <w:u w:val="none" w:color="7F007F"/>
        </w:rPr>
      </w:pPr>
      <w:r>
        <w:rPr>
          <w:u w:val="none" w:color="7F007F"/>
        </w:rPr>
        <w:t>Configure the gateway client</w:t>
      </w:r>
    </w:p>
    <w:p>
      <w:pPr>
        <w:pStyle w:val="Normal"/>
        <w:rPr>
          <w:u w:val="none" w:color="7F007F"/>
        </w:rPr>
      </w:pPr>
      <w:r>
        <w:rPr>
          <w:u w:val="none" w:color="7F007F"/>
        </w:rPr>
        <w:t>The gateway needs a client deployed in the data center hosting the database. The gateway client needs network access to both the database running in the data center and to the gateway running in Bluemix. Typically, this means that the gateway client should be installed on a host that is connected to the same network segment (that is, subnet or VLAN) as the host of the database, and that is connected to the Internet (or some other network connection to Bluemix).</w:t>
      </w:r>
    </w:p>
    <w:p>
      <w:pPr>
        <w:pStyle w:val="Normal"/>
        <w:rPr>
          <w:u w:val="none" w:color="7F007F"/>
        </w:rPr>
      </w:pPr>
      <w:r>
        <w:rPr>
          <w:u w:val="none" w:color="7F007F"/>
        </w:rPr>
        <w:t>The gateway client can run on a host natively, in a Docker container, or in IBM DataPower. In this example, we’ll use the Docker container. The virtual machine simulating our data center already has the Docker runtime installed (we installed it in “Install Docker” on page 5), so we just need to deploy the Docker container to that Docker runtime.</w:t>
      </w:r>
    </w:p>
    <w:p>
      <w:pPr>
        <w:pStyle w:val="Normal"/>
        <w:rPr>
          <w:u w:val="none" w:color="7F007F"/>
        </w:rPr>
      </w:pPr>
      <w:r>
        <w:rPr>
          <w:u w:val="none" w:color="7F007F"/>
        </w:rPr>
        <w:t>For details:</w:t>
      </w:r>
    </w:p>
    <w:p>
      <w:pPr>
        <w:pStyle w:val="ListParagraph"/>
        <w:numPr>
          <w:ilvl w:val="0"/>
          <w:numId w:val="30"/>
        </w:numPr>
        <w:rPr/>
      </w:pPr>
      <w:r>
        <w:rPr>
          <w:u w:val="none" w:color="7F007F"/>
        </w:rPr>
        <w:t>We’ve already installed the Docker runtime in this tutorial (see “</w:t>
      </w:r>
      <w:r>
        <w:rPr>
          <w:u w:val="none" w:color="7F007F"/>
        </w:rPr>
        <w:fldChar w:fldCharType="begin"/>
      </w:r>
      <w:r>
        <w:instrText> REF _Ref313802758 \h </w:instrText>
      </w:r>
      <w:r>
        <w:fldChar w:fldCharType="separate"/>
      </w:r>
      <w:r/>
      <w:r>
        <w:fldChar w:fldCharType="end"/>
      </w:r>
      <w:r>
        <w:rPr>
          <w:u w:val="none" w:color="7F007F"/>
        </w:rPr>
        <w:t>” on page </w:t>
      </w:r>
      <w:r>
        <w:rPr>
          <w:u w:val="none" w:color="7F007F"/>
        </w:rPr>
        <w:fldChar w:fldCharType="begin"/>
      </w:r>
      <w:r>
        <w:instrText> PAGEREF _Ref313802758 \h </w:instrText>
      </w:r>
      <w:r>
        <w:fldChar w:fldCharType="separate"/>
      </w:r>
      <w:r>
        <w:t>45</w:t>
      </w:r>
      <w:r>
        <w:fldChar w:fldCharType="end"/>
      </w:r>
      <w:r>
        <w:rPr>
          <w:u w:val="none" w:color="7F007F"/>
        </w:rPr>
        <w:t>). For additional details on installing the Docker runtime, see “Services: Secure Gateway: Docker” in the Bluemix documentation:</w:t>
      </w:r>
    </w:p>
    <w:p>
      <w:pPr>
        <w:pStyle w:val="Normal"/>
        <w:ind w:left="720" w:hanging="0"/>
        <w:rPr/>
      </w:pPr>
      <w:r>
        <w:fldChar w:fldCharType="begin"/>
      </w:r>
      <w:r>
        <w:instrText> HYPERLINK "https://www.ng.bluemix.net/docs/services/SecureGateway/sg_021.html" \l "sg_003"</w:instrText>
      </w:r>
      <w:r>
        <w:fldChar w:fldCharType="separate"/>
      </w:r>
      <w:r>
        <w:rPr>
          <w:rStyle w:val="InternetLink"/>
          <w:rFonts w:cs="Arial"/>
          <w:szCs w:val="22"/>
          <w:u w:val="none" w:color="0000FF"/>
        </w:rPr>
        <w:t>https://www.ng.bluemix.net/docs/services/SecureGateway/sg_021.html#sg_003</w:t>
      </w:r>
      <w:r>
        <w:fldChar w:fldCharType="end"/>
      </w:r>
    </w:p>
    <w:p>
      <w:pPr>
        <w:pStyle w:val="ListParagraph"/>
        <w:numPr>
          <w:ilvl w:val="0"/>
          <w:numId w:val="30"/>
        </w:numPr>
        <w:rPr>
          <w:u w:val="none" w:color="7F007F"/>
        </w:rPr>
      </w:pPr>
      <w:r>
        <w:rPr>
          <w:u w:val="none" w:color="7F007F"/>
        </w:rPr>
        <w:t>Installing the Docker container for the Secure Gateway client is documented as part of setting up Secure Gateway. See “Services: Secure Gateway: Creating a Secure Gateway by using the Bluemix UI” in the Bluemix documentation:</w:t>
      </w:r>
    </w:p>
    <w:p>
      <w:pPr>
        <w:pStyle w:val="Normal"/>
        <w:ind w:left="720" w:hanging="0"/>
        <w:rPr/>
      </w:pPr>
      <w:r>
        <w:fldChar w:fldCharType="begin"/>
      </w:r>
      <w:r>
        <w:instrText> HYPERLINK "https://www.ng.bluemix.net/docs/services/SecureGateway/sg_022.html" \l "sg_009"</w:instrText>
      </w:r>
      <w:r>
        <w:fldChar w:fldCharType="separate"/>
      </w:r>
      <w:r>
        <w:rPr>
          <w:rStyle w:val="InternetLink"/>
          <w:rFonts w:cs="Arial"/>
          <w:szCs w:val="22"/>
          <w:u w:val="none" w:color="0000FF"/>
        </w:rPr>
        <w:t>https://www.ng.bluemix.net/docs/services/SecureGateway/sg_022.html#sg_009</w:t>
      </w:r>
      <w:r>
        <w:fldChar w:fldCharType="end"/>
      </w:r>
    </w:p>
    <w:p>
      <w:pPr>
        <w:pStyle w:val="Heading4"/>
        <w:rPr>
          <w:u w:val="none" w:color="7F007F"/>
        </w:rPr>
      </w:pPr>
      <w:r>
        <w:rPr>
          <w:u w:val="none" w:color="7F007F"/>
        </w:rPr>
        <w:t>Starting the gateway client</w:t>
      </w:r>
    </w:p>
    <w:p>
      <w:pPr>
        <w:pStyle w:val="Normal"/>
        <w:rPr>
          <w:u w:val="none" w:color="7F007F"/>
        </w:rPr>
      </w:pPr>
      <w:r>
        <w:rPr>
          <w:u w:val="none" w:color="7F007F"/>
        </w:rPr>
        <w:t>First, get the Docker connect command for the gateway client. In the Bluemix dashboard:</w:t>
      </w:r>
    </w:p>
    <w:p>
      <w:pPr>
        <w:pStyle w:val="ListParagraph"/>
        <w:numPr>
          <w:ilvl w:val="0"/>
          <w:numId w:val="31"/>
        </w:numPr>
        <w:rPr>
          <w:u w:val="none" w:color="7F007F"/>
        </w:rPr>
      </w:pPr>
      <w:r>
        <w:rPr>
          <w:u w:val="none" w:color="7F007F"/>
        </w:rPr>
        <w:t>Navigate to the Secure Gateway Dashboard for your space’s Secure Gateway service instance.</w:t>
      </w:r>
    </w:p>
    <w:p>
      <w:pPr>
        <w:pStyle w:val="ListParagraph"/>
        <w:numPr>
          <w:ilvl w:val="0"/>
          <w:numId w:val="31"/>
        </w:numPr>
        <w:rPr/>
      </w:pPr>
      <w:r>
        <w:rPr>
          <w:u w:val="none" w:color="7F007F"/>
        </w:rPr>
        <w:t xml:space="preserve">One gateway is listed, named My Data Center. Optional: Select gateway info (the button looks like the letter i with a circle around it) to display the gateway’s configuration, as shown in </w:t>
      </w:r>
      <w:r>
        <w:rPr>
          <w:u w:val="none" w:color="7F007F"/>
        </w:rPr>
        <w:fldChar w:fldCharType="begin"/>
      </w:r>
      <w:r>
        <w:instrText> REF _Ref313540143 \h </w:instrText>
      </w:r>
      <w:r>
        <w:fldChar w:fldCharType="separate"/>
      </w:r>
      <w:r>
        <w:t>Table 4</w:t>
      </w:r>
      <w:r>
        <w:fldChar w:fldCharType="end"/>
      </w:r>
      <w:r>
        <w:rPr>
          <w:u w:val="none" w:color="7F007F"/>
        </w:rPr>
        <w:t>.</w:t>
      </w:r>
    </w:p>
    <w:p>
      <w:pPr>
        <w:pStyle w:val="Caption1"/>
        <w:keepNext/>
        <w:ind w:left="720" w:hanging="0"/>
        <w:rPr/>
      </w:pPr>
      <w:bookmarkStart w:id="83" w:name="_Ref313540143"/>
      <w:r>
        <w:rPr/>
        <w:t xml:space="preserve">Table </w:t>
      </w:r>
      <w:r>
        <w:rPr/>
        <w:fldChar w:fldCharType="begin"/>
      </w:r>
      <w:r>
        <w:instrText> SEQ Table \* ARABIC </w:instrText>
      </w:r>
      <w:r>
        <w:fldChar w:fldCharType="separate"/>
      </w:r>
      <w:r>
        <w:t>4</w:t>
      </w:r>
      <w:r>
        <w:fldChar w:fldCharType="end"/>
      </w:r>
      <w:bookmarkEnd w:id="83"/>
      <w:r>
        <w:rPr/>
        <w:t>: Gateway info</w:t>
      </w:r>
    </w:p>
    <w:tbl>
      <w:tblPr>
        <w:tblW w:w="8748" w:type="dxa"/>
        <w:jc w:val="left"/>
        <w:tblInd w:w="611"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10" w:type="dxa"/>
          <w:bottom w:w="0" w:type="dxa"/>
          <w:right w:w="100" w:type="dxa"/>
        </w:tblCellMar>
        <w:tblLook w:firstRow="0" w:noVBand="0" w:lastRow="0" w:firstColumn="0" w:lastColumn="0" w:noHBand="0" w:val="0000"/>
      </w:tblPr>
      <w:tblGrid>
        <w:gridCol w:w="4429"/>
        <w:gridCol w:w="4318"/>
      </w:tblGrid>
      <w:tr>
        <w:trPr>
          <w:tblHeader w:val="true"/>
          <w:cantSplit w:val="true"/>
        </w:trPr>
        <w:tc>
          <w:tcPr>
            <w:tcW w:w="4429"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10" w:type="dxa"/>
            </w:tcMar>
            <w:vAlign w:val="center"/>
          </w:tcPr>
          <w:p>
            <w:pPr>
              <w:pStyle w:val="Normal"/>
              <w:spacing w:before="0" w:after="0"/>
              <w:contextualSpacing/>
              <w:rPr>
                <w:b/>
                <w:b/>
                <w:i/>
                <w:i/>
                <w:u w:val="none" w:color="7F007F"/>
              </w:rPr>
            </w:pPr>
            <w:r>
              <w:rPr>
                <w:b/>
                <w:i/>
                <w:u w:val="none" w:color="7F007F"/>
              </w:rPr>
              <w:t>Property</w:t>
            </w:r>
          </w:p>
        </w:tc>
        <w:tc>
          <w:tcPr>
            <w:tcW w:w="4318"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10" w:type="dxa"/>
            </w:tcMar>
            <w:vAlign w:val="center"/>
          </w:tcPr>
          <w:p>
            <w:pPr>
              <w:pStyle w:val="Normal"/>
              <w:spacing w:before="0" w:after="0"/>
              <w:contextualSpacing/>
              <w:rPr>
                <w:b/>
                <w:b/>
                <w:i/>
                <w:i/>
                <w:u w:val="none" w:color="7F007F"/>
              </w:rPr>
            </w:pPr>
            <w:r>
              <w:rPr>
                <w:b/>
                <w:i/>
                <w:u w:val="none" w:color="7F007F"/>
              </w:rPr>
              <w:t>Value</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u w:val="none" w:color="7F007F"/>
              </w:rPr>
              <w:t>Name</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sz w:val="20"/>
                <w:szCs w:val="20"/>
                <w:u w:val="none" w:color="7F007F"/>
              </w:rPr>
              <w:t>My Data Center</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u w:val="none" w:color="7F007F"/>
              </w:rPr>
              <w:t>Gateway ID</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u w:val="none" w:color="7F007F"/>
              </w:rPr>
              <w:t>aaaA0AAAA00_prod_ng</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u w:val="none" w:color="7F007F"/>
              </w:rPr>
              <w:t>Created by</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u w:val="none" w:color="7F007F"/>
              </w:rPr>
              <w:t>John Doe at 7/1/2015, 12:00:00 PM</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u w:val="none" w:color="7F007F"/>
              </w:rPr>
              <w:t>Last modified by</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10" w:type="dxa"/>
            </w:tcMar>
            <w:vAlign w:val="center"/>
          </w:tcPr>
          <w:p>
            <w:pPr>
              <w:pStyle w:val="Normal"/>
              <w:spacing w:before="0" w:after="0"/>
              <w:contextualSpacing/>
              <w:rPr>
                <w:u w:val="none" w:color="7F007F"/>
              </w:rPr>
            </w:pPr>
            <w:r>
              <w:rPr>
                <w:u w:val="none" w:color="7F007F"/>
              </w:rPr>
              <w:t>John Doe at 7/1/2015, 12:00:01 PM</w:t>
            </w:r>
          </w:p>
        </w:tc>
      </w:tr>
    </w:tbl>
    <w:p>
      <w:pPr>
        <w:pStyle w:val="ListParagraph"/>
        <w:numPr>
          <w:ilvl w:val="0"/>
          <w:numId w:val="31"/>
        </w:numPr>
        <w:rPr>
          <w:u w:val="none" w:color="7F007F"/>
        </w:rPr>
      </w:pPr>
      <w:r>
        <w:rPr>
          <w:u w:val="none" w:color="7F007F"/>
        </w:rPr>
        <w:t>Click on the gateway’s label to go to the Gateway page.</w:t>
      </w:r>
    </w:p>
    <w:p>
      <w:pPr>
        <w:pStyle w:val="ListParagraph"/>
        <w:numPr>
          <w:ilvl w:val="0"/>
          <w:numId w:val="31"/>
        </w:numPr>
        <w:rPr/>
      </w:pPr>
      <w:r>
        <w:rPr>
          <w:u w:val="none" w:color="7F007F"/>
        </w:rPr>
        <w:t xml:space="preserve">In the Gateway page, notice that one destination is listed, To Do Database. Select </w:t>
      </w:r>
      <w:r>
        <w:rPr>
          <w:b/>
          <w:bCs/>
          <w:u w:val="none" w:color="7F007F"/>
        </w:rPr>
        <w:t>Connect Gateway</w:t>
      </w:r>
      <w:r>
        <w:rPr>
          <w:u w:val="none" w:color="7F007F"/>
        </w:rPr>
        <w:t xml:space="preserve">. The page displays: How would you like to connect this new gateway? See </w:t>
      </w:r>
      <w:r>
        <w:rPr>
          <w:u w:val="none" w:color="7F007F"/>
        </w:rPr>
        <w:fldChar w:fldCharType="begin"/>
      </w:r>
      <w:r>
        <w:instrText> REF _Ref313803856 \h </w:instrText>
      </w:r>
      <w:r>
        <w:fldChar w:fldCharType="separate"/>
      </w:r>
      <w:r>
        <w:t>Figure 48</w:t>
      </w:r>
      <w:r>
        <w:fldChar w:fldCharType="end"/>
      </w:r>
      <w:r>
        <w:rPr>
          <w:u w:val="none" w:color="7F007F"/>
        </w:rPr>
        <w:t xml:space="preserve">. </w:t>
      </w:r>
    </w:p>
    <w:p>
      <w:pPr>
        <w:pStyle w:val="Normal"/>
        <w:keepNext/>
        <w:widowControl w:val="false"/>
        <w:spacing w:lineRule="atLeast" w:line="240" w:before="200" w:after="100"/>
        <w:contextualSpacing/>
        <w:rPr/>
      </w:pPr>
      <w:r>
        <w:rPr/>
        <w:drawing>
          <wp:inline distT="0" distB="0" distL="0" distR="0">
            <wp:extent cx="5943600" cy="3049270"/>
            <wp:effectExtent l="0" t="0" r="0" b="0"/>
            <wp:docPr id="5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6" descr=""/>
                    <pic:cNvPicPr>
                      <a:picLocks noChangeAspect="1" noChangeArrowheads="1"/>
                    </pic:cNvPicPr>
                  </pic:nvPicPr>
                  <pic:blipFill>
                    <a:blip r:embed="rId66"/>
                    <a:stretch>
                      <a:fillRect/>
                    </a:stretch>
                  </pic:blipFill>
                  <pic:spPr bwMode="auto">
                    <a:xfrm>
                      <a:off x="0" y="0"/>
                      <a:ext cx="5943600" cy="3049270"/>
                    </a:xfrm>
                    <a:prstGeom prst="rect">
                      <a:avLst/>
                    </a:prstGeom>
                  </pic:spPr>
                </pic:pic>
              </a:graphicData>
            </a:graphic>
          </wp:inline>
        </w:drawing>
      </w:r>
    </w:p>
    <w:p>
      <w:pPr>
        <w:pStyle w:val="Caption1"/>
        <w:rPr/>
      </w:pPr>
      <w:bookmarkStart w:id="84" w:name="_Ref313803856"/>
      <w:r>
        <w:rPr/>
        <w:t xml:space="preserve">Figure </w:t>
      </w:r>
      <w:r>
        <w:rPr/>
        <w:fldChar w:fldCharType="begin"/>
      </w:r>
      <w:r>
        <w:instrText> SEQ Figure \* ARABIC </w:instrText>
      </w:r>
      <w:r>
        <w:fldChar w:fldCharType="separate"/>
      </w:r>
      <w:r>
        <w:t>48</w:t>
      </w:r>
      <w:r>
        <w:fldChar w:fldCharType="end"/>
      </w:r>
      <w:bookmarkEnd w:id="84"/>
      <w:r>
        <w:rPr/>
        <w:t>: Connect gateway</w:t>
      </w:r>
    </w:p>
    <w:p>
      <w:pPr>
        <w:pStyle w:val="ListParagraph"/>
        <w:numPr>
          <w:ilvl w:val="0"/>
          <w:numId w:val="31"/>
        </w:numPr>
        <w:rPr/>
      </w:pPr>
      <w:r>
        <w:rPr>
          <w:u w:val="none" w:color="7F007F"/>
        </w:rPr>
        <w:t xml:space="preserve">With Docker selected, the page displays the command to install and run the gateway’s Docker client, as shown in </w:t>
      </w:r>
      <w:r>
        <w:rPr>
          <w:u w:val="none" w:color="7F007F"/>
        </w:rPr>
        <w:fldChar w:fldCharType="begin"/>
      </w:r>
      <w:r>
        <w:instrText> REF _Ref313540111 \h </w:instrText>
      </w:r>
      <w:r>
        <w:fldChar w:fldCharType="separate"/>
      </w:r>
      <w:r>
        <w:t>Figure 49</w:t>
      </w:r>
      <w:r>
        <w:fldChar w:fldCharType="end"/>
      </w:r>
      <w:r>
        <w:rPr>
          <w:u w:val="none" w:color="7F007F"/>
        </w:rPr>
        <w:t>.</w:t>
      </w:r>
    </w:p>
    <w:p>
      <w:pPr>
        <w:pStyle w:val="ListParagraph"/>
        <w:numPr>
          <w:ilvl w:val="1"/>
          <w:numId w:val="30"/>
        </w:numPr>
        <w:rPr/>
      </w:pPr>
      <w:r>
        <w:rPr>
          <w:u w:val="none" w:color="7F007F"/>
        </w:rPr>
        <w:t xml:space="preserve">Notice that the parameter is the gateway’s ID, shown in </w:t>
      </w:r>
      <w:r>
        <w:rPr>
          <w:u w:val="none" w:color="7F007F"/>
        </w:rPr>
        <w:fldChar w:fldCharType="begin"/>
      </w:r>
      <w:r>
        <w:instrText> REF _Ref313540143 \h </w:instrText>
      </w:r>
      <w:r>
        <w:fldChar w:fldCharType="separate"/>
      </w:r>
      <w:r>
        <w:t>Table 4</w:t>
      </w:r>
      <w:r>
        <w:fldChar w:fldCharType="end"/>
      </w:r>
      <w:r>
        <w:rPr>
          <w:u w:val="none" w:color="7F007F"/>
        </w:rPr>
        <w:t>. This tells Bluemix what gateway the client needs to connect to.</w:t>
      </w:r>
    </w:p>
    <w:p>
      <w:pPr>
        <w:pStyle w:val="ListParagraph"/>
        <w:numPr>
          <w:ilvl w:val="1"/>
          <w:numId w:val="30"/>
        </w:numPr>
        <w:rPr>
          <w:u w:val="none" w:color="7F007F"/>
        </w:rPr>
      </w:pPr>
      <w:r>
        <w:rPr>
          <w:u w:val="none" w:color="7F007F"/>
        </w:rPr>
        <w:t>Make a note of this Docker command. You’ll need to run it once you’re logged into the VM.</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pBdr>
          <w:top w:val="single" w:sz="4" w:space="1" w:color="00000A"/>
          <w:bottom w:val="single" w:sz="4" w:space="1" w:color="00000A"/>
        </w:pBdr>
        <w:spacing w:before="0" w:after="0"/>
        <w:ind w:left="720" w:hanging="0"/>
        <w:contextualSpacing/>
        <w:rPr>
          <w:u w:val="none" w:color="7F007F"/>
        </w:rPr>
      </w:pPr>
      <w:r>
        <w:rPr>
          <w:u w:val="none" w:color="7F007F"/>
        </w:rPr>
        <w:t>docker run -it ibmcom/secure-gateway-client aaaA0AAAA00_prod_ng</w:t>
      </w:r>
    </w:p>
    <w:p>
      <w:pPr>
        <w:pStyle w:val="Caption1"/>
        <w:ind w:left="720" w:hanging="0"/>
        <w:rPr/>
      </w:pPr>
      <w:bookmarkStart w:id="85" w:name="_Ref313540111"/>
      <w:r>
        <w:rPr/>
        <w:t xml:space="preserve">Figure </w:t>
      </w:r>
      <w:r>
        <w:rPr/>
        <w:fldChar w:fldCharType="begin"/>
      </w:r>
      <w:r>
        <w:instrText> SEQ Figure \* ARABIC </w:instrText>
      </w:r>
      <w:r>
        <w:fldChar w:fldCharType="separate"/>
      </w:r>
      <w:r>
        <w:t>49</w:t>
      </w:r>
      <w:r>
        <w:fldChar w:fldCharType="end"/>
      </w:r>
      <w:bookmarkEnd w:id="85"/>
      <w:r>
        <w:rPr/>
        <w:t>: Command to run a gateway’s Docker client</w:t>
      </w:r>
    </w:p>
    <w:p>
      <w:pPr>
        <w:pStyle w:val="Normal"/>
        <w:rPr>
          <w:u w:val="none" w:color="7F007F"/>
        </w:rPr>
      </w:pPr>
      <w:r>
        <w:rPr>
          <w:u w:val="none" w:color="7F007F"/>
        </w:rPr>
        <w:t>Second, install and run the gateway client in the virtual machine.</w:t>
      </w:r>
    </w:p>
    <w:p>
      <w:pPr>
        <w:pStyle w:val="ListParagraph"/>
        <w:numPr>
          <w:ilvl w:val="0"/>
          <w:numId w:val="32"/>
        </w:numPr>
        <w:rPr>
          <w:u w:val="none" w:color="7F007F"/>
        </w:rPr>
      </w:pPr>
      <w:r>
        <w:rPr>
          <w:u w:val="none" w:color="7F007F"/>
        </w:rPr>
        <w:t>Log into the virtual machine. Use the authentication key specified when creating the VM.</w:t>
      </w:r>
    </w:p>
    <w:p>
      <w:pPr>
        <w:pStyle w:val="Normal"/>
        <w:ind w:left="720" w:hanging="0"/>
        <w:rPr>
          <w:u w:val="none" w:color="7F007F"/>
        </w:rPr>
      </w:pPr>
      <w:r>
        <w:rPr>
          <w:u w:val="none" w:color="7F007F"/>
        </w:rPr>
        <w:t>From a Unix/Linux or Git Bash shell:</w:t>
      </w:r>
    </w:p>
    <w:p>
      <w:pPr>
        <w:pStyle w:val="Normal"/>
        <w:ind w:left="720" w:hanging="0"/>
        <w:rPr>
          <w:u w:val="none" w:color="7F007F"/>
        </w:rPr>
      </w:pPr>
      <w:r>
        <w:rPr>
          <w:u w:val="none" w:color="7F007F"/>
        </w:rPr>
        <w:t>$ ssh -i todo.key ibmcloud@&lt;virtual machine’s IP address&gt;</w:t>
      </w:r>
    </w:p>
    <w:p>
      <w:pPr>
        <w:pStyle w:val="ListParagraph"/>
        <w:numPr>
          <w:ilvl w:val="0"/>
          <w:numId w:val="32"/>
        </w:numPr>
        <w:rPr>
          <w:u w:val="none" w:color="7F007F"/>
        </w:rPr>
      </w:pPr>
      <w:r>
        <w:rPr>
          <w:u w:val="none" w:color="7F007F"/>
        </w:rPr>
        <w:t>Verify that the Docker runtime is running correctly.</w:t>
      </w:r>
    </w:p>
    <w:p>
      <w:pPr>
        <w:pStyle w:val="Normal"/>
        <w:ind w:left="720" w:hanging="0"/>
        <w:rPr>
          <w:u w:val="none" w:color="7F007F"/>
        </w:rPr>
      </w:pPr>
      <w:r>
        <w:rPr>
          <w:u w:val="none" w:color="7F007F"/>
        </w:rPr>
        <w:t>$ sudo docker run hello-world</w:t>
      </w:r>
    </w:p>
    <w:p>
      <w:pPr>
        <w:pStyle w:val="ListParagraph"/>
        <w:numPr>
          <w:ilvl w:val="0"/>
          <w:numId w:val="32"/>
        </w:numPr>
        <w:rPr>
          <w:u w:val="none" w:color="7F007F"/>
        </w:rPr>
      </w:pPr>
      <w:r>
        <w:rPr>
          <w:u w:val="none" w:color="7F007F"/>
        </w:rPr>
        <w:t>Run the command Bluemix gave us to install and run the gateway Docker client.</w:t>
      </w:r>
    </w:p>
    <w:p>
      <w:pPr>
        <w:pStyle w:val="Normal"/>
        <w:ind w:left="720" w:hanging="0"/>
        <w:rPr>
          <w:szCs w:val="22"/>
          <w:u w:val="none" w:color="7F007F"/>
        </w:rPr>
      </w:pPr>
      <w:r>
        <w:rPr>
          <w:szCs w:val="22"/>
          <w:u w:val="none" w:color="7F007F"/>
        </w:rPr>
        <w:t>$ sudo docker run -it ibmcom/secure-gateway-client aaaA0AAAA00_prod_ng</w:t>
      </w:r>
    </w:p>
    <w:p>
      <w:pPr>
        <w:pStyle w:val="Normal"/>
        <w:rPr>
          <w:u w:val="none" w:color="7F007F"/>
        </w:rPr>
      </w:pPr>
      <w:r>
        <w:rPr>
          <w:u w:val="none" w:color="7F007F"/>
        </w:rPr>
        <w:t>The gateway client is now running, It says it’s connected, and the Gateway page says the gateway is connected. The shell used to run the client is now attached to the container and running the gateway client’s shell, which displays when connections are open and closed.</w:t>
      </w:r>
    </w:p>
    <w:tbl>
      <w:tblPr>
        <w:tblW w:w="9558" w:type="dxa"/>
        <w:jc w:val="left"/>
        <w:tblInd w:w="-10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3" w:type="dxa"/>
          <w:bottom w:w="0" w:type="dxa"/>
          <w:right w:w="100" w:type="dxa"/>
        </w:tblCellMar>
        <w:tblLook w:firstRow="0" w:noVBand="0" w:lastRow="0" w:firstColumn="0" w:lastColumn="0" w:noHBand="0" w:val="0000"/>
      </w:tblPr>
      <w:tblGrid>
        <w:gridCol w:w="9558"/>
      </w:tblGrid>
      <w:tr>
        <w:trPr/>
        <w:tc>
          <w:tcPr>
            <w:tcW w:w="955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3" w:type="dxa"/>
            </w:tcMar>
            <w:vAlign w:val="center"/>
          </w:tcPr>
          <w:p>
            <w:pPr>
              <w:pStyle w:val="Normal"/>
              <w:widowControl/>
              <w:bidi w:val="0"/>
              <w:spacing w:lineRule="atLeast" w:line="300" w:before="187" w:after="58"/>
              <w:contextualSpacing/>
              <w:jc w:val="left"/>
              <w:rPr/>
            </w:pPr>
            <w:r>
              <w:rPr>
                <w:b/>
                <w:bCs/>
              </w:rPr>
              <w:t>Note:</w:t>
            </w:r>
            <w:r>
              <w:rPr/>
              <w:t xml:space="preserve"> For more details about how to use the CLI, see “</w:t>
            </w:r>
            <w:r>
              <w:rPr/>
              <w:fldChar w:fldCharType="begin"/>
            </w:r>
            <w:r>
              <w:instrText> REF _Ref314146095 \h </w:instrText>
            </w:r>
            <w:r>
              <w:fldChar w:fldCharType="separate"/>
            </w:r>
            <w:r/>
            <w:r>
              <w:fldChar w:fldCharType="end"/>
            </w:r>
            <w:r>
              <w:rPr/>
              <w:t>” in the appendences.</w:t>
            </w:r>
          </w:p>
        </w:tc>
      </w:tr>
    </w:tbl>
    <w:p>
      <w:pPr>
        <w:pStyle w:val="Heading4"/>
        <w:rPr>
          <w:u w:val="none" w:color="7F007F"/>
        </w:rPr>
      </w:pPr>
      <w:r>
        <w:rPr>
          <w:u w:val="none" w:color="7F007F"/>
        </w:rPr>
        <w:t>Configure the gateway client</w:t>
      </w:r>
    </w:p>
    <w:p>
      <w:pPr>
        <w:pStyle w:val="Normal"/>
        <w:rPr>
          <w:u w:val="none" w:color="7F007F"/>
        </w:rPr>
      </w:pPr>
      <w:r>
        <w:rPr>
          <w:u w:val="none" w:color="7F007F"/>
        </w:rPr>
        <w:t>The gateway client is running, but by default, it blocks all traffic. If a client tries to use the gateway to connect to any of the gateway’s destinations, it gets a “Communications link failure” error.</w:t>
      </w:r>
    </w:p>
    <w:p>
      <w:pPr>
        <w:pStyle w:val="Normal"/>
        <w:rPr>
          <w:u w:val="none" w:color="7F007F"/>
        </w:rPr>
      </w:pPr>
      <w:r>
        <w:rPr>
          <w:u w:val="none" w:color="7F007F"/>
        </w:rPr>
        <w:t>The gateway client is configured with an access control list (ACL) that specifies which hostname-port combinations to allow and which to deny. By default in a newly created gateway client, the ACL is empty, which means that all hostname-port combinations are blocked. This is a security feature; even if an administrator of the gateway in Bluemix decides to start accessing a new destination, the administrator of the gateway client has to agree and add that destination’s hostname-port combination to the client’s ACL.</w:t>
      </w:r>
    </w:p>
    <w:p>
      <w:pPr>
        <w:pStyle w:val="Normal"/>
        <w:rPr>
          <w:u w:val="none" w:color="7F007F"/>
        </w:rPr>
      </w:pPr>
      <w:r>
        <w:rPr>
          <w:u w:val="none" w:color="7F007F"/>
        </w:rPr>
        <w:t>Configure the gateway client’s ACL to allow the gateway to connect to the destination:</w:t>
      </w:r>
    </w:p>
    <w:p>
      <w:pPr>
        <w:pStyle w:val="ListParagraph"/>
        <w:numPr>
          <w:ilvl w:val="0"/>
          <w:numId w:val="33"/>
        </w:numPr>
        <w:rPr/>
      </w:pPr>
      <w:r>
        <w:rPr/>
        <w:t>When you started the Docker container for the gateway client, the command line is attached to the client’s shell. Press &lt;enter&gt; to get the prompt for the client’s CLI.</w:t>
      </w:r>
    </w:p>
    <w:p>
      <w:pPr>
        <w:pStyle w:val="Normal"/>
        <w:widowControl w:val="false"/>
        <w:spacing w:lineRule="atLeast" w:line="240" w:before="0" w:after="0"/>
        <w:ind w:left="720" w:hanging="0"/>
        <w:contextualSpacing/>
        <w:rPr>
          <w:rFonts w:cs="Arial"/>
          <w:b/>
          <w:b/>
          <w:szCs w:val="22"/>
          <w:u w:val="none" w:color="7F007F"/>
        </w:rPr>
      </w:pPr>
      <w:r>
        <w:rPr>
          <w:rFonts w:cs="Arial"/>
          <w:b/>
          <w:szCs w:val="22"/>
          <w:u w:val="none" w:color="7F007F"/>
        </w:rPr>
        <w:t>&lt;enter&gt;</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cli&gt;</w:t>
      </w:r>
    </w:p>
    <w:p>
      <w:pPr>
        <w:pStyle w:val="ListParagraph"/>
        <w:numPr>
          <w:ilvl w:val="0"/>
          <w:numId w:val="33"/>
        </w:numPr>
        <w:rPr/>
      </w:pPr>
      <w:r>
        <w:rPr/>
        <w:t>Show the current ACL configuration. It shows that all ports are blocked.</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 xml:space="preserve">cli&gt; </w:t>
      </w:r>
      <w:r>
        <w:rPr>
          <w:rFonts w:cs="Arial"/>
          <w:b/>
          <w:szCs w:val="22"/>
          <w:u w:val="none" w:color="7F007F"/>
        </w:rPr>
        <w:t>show acl</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[2016-01-01 12:00:00.000] [INFO] (Client PID 1) There are no Access Control List entries, the ACL Deny All flag is set to: true</w:t>
      </w:r>
    </w:p>
    <w:p>
      <w:pPr>
        <w:pStyle w:val="ListParagraph"/>
        <w:numPr>
          <w:ilvl w:val="0"/>
          <w:numId w:val="33"/>
        </w:numPr>
        <w:rPr/>
      </w:pPr>
      <w:r>
        <w:rPr/>
        <w:t>Add the destination’s hostname and port to the ACL. This is the same hostname and port you used to configure the gateway’s destination. See “</w:t>
      </w:r>
      <w:r>
        <w:rPr/>
        <w:fldChar w:fldCharType="begin"/>
      </w:r>
      <w:r>
        <w:instrText> REF _Ref313806156 \h </w:instrText>
      </w:r>
      <w:r>
        <w:fldChar w:fldCharType="separate"/>
      </w:r>
      <w:r/>
      <w:r>
        <w:fldChar w:fldCharType="end"/>
      </w:r>
      <w:r>
        <w:rPr/>
        <w:t xml:space="preserve">” on page </w:t>
      </w:r>
      <w:r>
        <w:rPr/>
        <w:fldChar w:fldCharType="begin"/>
      </w:r>
      <w:r>
        <w:instrText> PAGEREF _Ref313806156 \h </w:instrText>
      </w:r>
      <w:r>
        <w:fldChar w:fldCharType="separate"/>
      </w:r>
      <w:r>
        <w:t>52</w:t>
      </w:r>
      <w:r>
        <w:fldChar w:fldCharType="end"/>
      </w:r>
      <w:r>
        <w:rPr/>
        <w:t>.</w:t>
      </w:r>
    </w:p>
    <w:p>
      <w:pPr>
        <w:pStyle w:val="Normal"/>
        <w:widowControl w:val="false"/>
        <w:spacing w:lineRule="atLeast" w:line="240" w:before="0" w:after="0"/>
        <w:ind w:left="720" w:hanging="0"/>
        <w:contextualSpacing/>
        <w:rPr>
          <w:rFonts w:cs="Arial"/>
          <w:b/>
          <w:b/>
          <w:szCs w:val="22"/>
          <w:u w:val="none" w:color="7F007F"/>
        </w:rPr>
      </w:pPr>
      <w:r>
        <w:rPr>
          <w:rFonts w:cs="Arial"/>
          <w:szCs w:val="22"/>
          <w:u w:val="none" w:color="7F007F"/>
        </w:rPr>
        <w:t xml:space="preserve">cli&gt; </w:t>
      </w:r>
      <w:r>
        <w:rPr>
          <w:rFonts w:cs="Arial"/>
          <w:b/>
          <w:szCs w:val="22"/>
          <w:u w:val="none" w:color="7F007F"/>
        </w:rPr>
        <w:t>acl allow 159.122.240.100:3306</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 xml:space="preserve">cli&gt; </w:t>
      </w:r>
      <w:r>
        <w:rPr>
          <w:rFonts w:cs="Arial"/>
          <w:b/>
          <w:szCs w:val="22"/>
          <w:u w:val="none" w:color="7F007F"/>
        </w:rPr>
        <w:t>show acl</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 xml:space="preserve">  </w:t>
      </w:r>
      <w:r>
        <w:rPr>
          <w:rFonts w:cs="Arial"/>
          <w:szCs w:val="22"/>
          <w:u w:val="none" w:color="7F007F"/>
        </w:rPr>
        <w:t>-- Secure Gateway Client Access Control List --</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hostname</w:t>
        <w:tab/>
        <w:tab/>
        <w:tab/>
        <w:tab/>
        <w:t>port</w:t>
        <w:tab/>
        <w:t>value</w:t>
      </w:r>
    </w:p>
    <w:p>
      <w:pPr>
        <w:pStyle w:val="Normal"/>
        <w:widowControl w:val="false"/>
        <w:spacing w:lineRule="atLeast" w:line="240" w:before="0" w:after="0"/>
        <w:ind w:left="720" w:hanging="0"/>
        <w:contextualSpacing/>
        <w:rPr>
          <w:rFonts w:cs="Arial"/>
          <w:szCs w:val="22"/>
          <w:u w:val="none" w:color="7F007F"/>
        </w:rPr>
      </w:pPr>
      <w:r>
        <w:rPr>
          <w:rFonts w:cs="Arial"/>
          <w:i/>
          <w:iCs/>
          <w:szCs w:val="22"/>
          <w:u w:val="none" w:color="7F007F"/>
        </w:rPr>
        <w:t>&lt;virtual machine’s IP address&gt;</w:t>
      </w:r>
      <w:r>
        <w:rPr>
          <w:rFonts w:cs="Arial"/>
          <w:szCs w:val="22"/>
          <w:u w:val="none" w:color="7F007F"/>
        </w:rPr>
        <w:tab/>
        <w:t>3306</w:t>
        <w:tab/>
        <w:t>Allow</w:t>
      </w:r>
    </w:p>
    <w:p>
      <w:pPr>
        <w:pStyle w:val="Normal"/>
        <w:widowControl w:val="false"/>
        <w:tabs>
          <w:tab w:val="left" w:pos="6930" w:leader="none"/>
        </w:tabs>
        <w:spacing w:lineRule="atLeast" w:line="240" w:before="0" w:after="0"/>
        <w:ind w:left="720" w:hanging="0"/>
        <w:contextualSpacing/>
        <w:rPr>
          <w:rFonts w:cs="Arial"/>
          <w:szCs w:val="22"/>
          <w:u w:val="none" w:color="7F007F"/>
        </w:rPr>
      </w:pPr>
      <w:r>
        <w:rPr>
          <w:rFonts w:cs="Arial"/>
          <w:szCs w:val="22"/>
          <w:u w:val="none" w:color="7F007F"/>
        </w:rPr>
        <w:t>------------------------------------------------------------------</w:t>
      </w:r>
    </w:p>
    <w:p>
      <w:pPr>
        <w:pStyle w:val="Normal"/>
        <w:rPr>
          <w:u w:val="none" w:color="7F007F"/>
        </w:rPr>
      </w:pPr>
      <w:r>
        <w:rPr>
          <w:u w:val="none" w:color="7F007F"/>
        </w:rPr>
        <w:t xml:space="preserve">The ACL in the gateway client is now configured to allow the gateway to connect to the destination at </w:t>
      </w:r>
      <w:r>
        <w:rPr>
          <w:i/>
          <w:iCs/>
          <w:sz w:val="18"/>
          <w:szCs w:val="18"/>
          <w:u w:val="none" w:color="7F007F"/>
        </w:rPr>
        <w:t>&lt;virtual machine’s IP address&gt;</w:t>
      </w:r>
      <w:r>
        <w:rPr>
          <w:sz w:val="18"/>
          <w:szCs w:val="18"/>
          <w:u w:val="none" w:color="7F007F"/>
        </w:rPr>
        <w:t>:3306</w:t>
      </w:r>
      <w:r>
        <w:rPr>
          <w:u w:val="none" w:color="7F007F"/>
        </w:rPr>
        <w:t>.</w:t>
      </w:r>
    </w:p>
    <w:p>
      <w:pPr>
        <w:pStyle w:val="Heading3"/>
        <w:rPr>
          <w:u w:val="none" w:color="7F007F"/>
        </w:rPr>
      </w:pPr>
      <w:bookmarkStart w:id="86" w:name="_Ref313811494"/>
      <w:bookmarkEnd w:id="86"/>
      <w:r>
        <w:rPr>
          <w:u w:val="none" w:color="7F007F"/>
        </w:rPr>
        <w:t>Configure application server for Secure Gateway</w:t>
      </w:r>
    </w:p>
    <w:p>
      <w:pPr>
        <w:pStyle w:val="Normal"/>
        <w:rPr/>
      </w:pPr>
      <w:r>
        <w:rPr>
          <w:u w:val="none" w:color="7F007F"/>
        </w:rPr>
        <w:t xml:space="preserve">Now that we have our Secure Gateway service instance configured with a gateway and destination to connect to our MySQL database, we need to modify our app to use that gateway destination. Recall that the destination’s configuration, shown in </w:t>
      </w:r>
      <w:r>
        <w:rPr>
          <w:u w:val="none" w:color="7F007F"/>
        </w:rPr>
        <w:fldChar w:fldCharType="begin"/>
      </w:r>
      <w:r>
        <w:instrText> REF _Ref313804499 \h </w:instrText>
      </w:r>
      <w:r>
        <w:fldChar w:fldCharType="separate"/>
      </w:r>
      <w:r>
        <w:t>Table 3</w:t>
      </w:r>
      <w:r>
        <w:fldChar w:fldCharType="end"/>
      </w:r>
      <w:r>
        <w:rPr>
          <w:u w:val="none" w:color="7F007F"/>
        </w:rPr>
        <w:t xml:space="preserve"> on page </w:t>
      </w:r>
      <w:r>
        <w:rPr>
          <w:u w:val="none" w:color="7F007F"/>
        </w:rPr>
        <w:fldChar w:fldCharType="begin"/>
      </w:r>
      <w:r>
        <w:instrText> PAGEREF _Ref313804512 \h </w:instrText>
      </w:r>
      <w:r>
        <w:fldChar w:fldCharType="separate"/>
      </w:r>
      <w:r>
        <w:t>54</w:t>
      </w:r>
      <w:r>
        <w:fldChar w:fldCharType="end"/>
      </w:r>
      <w:r>
        <w:rPr>
          <w:u w:val="none" w:color="7F007F"/>
        </w:rPr>
        <w:t>, includes the value for Cloud Host : Port, which in this example is:</w:t>
      </w:r>
    </w:p>
    <w:p>
      <w:pPr>
        <w:pStyle w:val="Normal"/>
        <w:rPr>
          <w:u w:val="none" w:color="7F007F"/>
        </w:rPr>
      </w:pPr>
      <w:r>
        <w:rPr>
          <w:u w:val="none" w:color="7F007F"/>
        </w:rPr>
        <w:t>cap-sg-prd-1.integration.ibmcloud.com:15000</w:t>
      </w:r>
    </w:p>
    <w:p>
      <w:pPr>
        <w:pStyle w:val="Normal"/>
        <w:rPr>
          <w:u w:val="none" w:color="7F007F"/>
        </w:rPr>
      </w:pPr>
      <w:r>
        <w:rPr>
          <w:u w:val="none" w:color="7F007F"/>
        </w:rPr>
        <w:t>This is the URL the app will use to access the database via the gateway destination.</w:t>
      </w:r>
    </w:p>
    <w:p>
      <w:pPr>
        <w:pStyle w:val="Normal"/>
        <w:rPr/>
      </w:pPr>
      <w:r>
        <w:rPr>
          <w:u w:val="none" w:color="7F007F"/>
        </w:rPr>
        <w:t>In Eclipse—as we did in “</w:t>
      </w:r>
      <w:r>
        <w:rPr>
          <w:u w:val="none" w:color="7F007F"/>
        </w:rPr>
        <w:fldChar w:fldCharType="begin"/>
      </w:r>
      <w:r>
        <w:instrText> REF _Ref313541653 \h </w:instrText>
      </w:r>
      <w:r>
        <w:fldChar w:fldCharType="separate"/>
      </w:r>
      <w:r/>
      <w:r>
        <w:fldChar w:fldCharType="end"/>
      </w:r>
      <w:r>
        <w:rPr>
          <w:u w:val="none" w:color="7F007F"/>
        </w:rPr>
        <w:t>” on page </w:t>
      </w:r>
      <w:r>
        <w:rPr>
          <w:u w:val="none" w:color="7F007F"/>
        </w:rPr>
        <w:fldChar w:fldCharType="begin"/>
      </w:r>
      <w:r>
        <w:instrText> PAGEREF _Ref313541659 \h </w:instrText>
      </w:r>
      <w:r>
        <w:fldChar w:fldCharType="separate"/>
      </w:r>
      <w:r>
        <w:t>50</w:t>
      </w:r>
      <w:r>
        <w:fldChar w:fldCharType="end"/>
      </w:r>
      <w:r>
        <w:rPr>
          <w:u w:val="none" w:color="7F007F"/>
        </w:rPr>
        <w:t>—modify the server configuration of the Liberty server to update the data source to use the gateway destination’s URL.</w:t>
      </w:r>
    </w:p>
    <w:p>
      <w:pPr>
        <w:pStyle w:val="ListParagraph"/>
        <w:numPr>
          <w:ilvl w:val="0"/>
          <w:numId w:val="34"/>
        </w:numPr>
        <w:rPr>
          <w:u w:val="none" w:color="7F007F"/>
        </w:rPr>
      </w:pPr>
      <w:r>
        <w:rPr>
          <w:u w:val="none" w:color="7F007F"/>
        </w:rPr>
        <w:t xml:space="preserve">In the Servers view, open the </w:t>
      </w:r>
      <w:r>
        <w:rPr>
          <w:b/>
          <w:bCs/>
          <w:u w:val="none" w:color="7F007F"/>
        </w:rPr>
        <w:t>Server Configuration [server.xml]</w:t>
      </w:r>
      <w:r>
        <w:rPr>
          <w:u w:val="none" w:color="7F007F"/>
        </w:rPr>
        <w:t xml:space="preserve"> file associated with the server.</w:t>
      </w:r>
    </w:p>
    <w:p>
      <w:pPr>
        <w:pStyle w:val="ListParagraph"/>
        <w:numPr>
          <w:ilvl w:val="0"/>
          <w:numId w:val="34"/>
        </w:numPr>
        <w:rPr>
          <w:u w:val="none" w:color="7F007F"/>
        </w:rPr>
      </w:pPr>
      <w:r>
        <w:rPr>
          <w:u w:val="none" w:color="7F007F"/>
        </w:rPr>
        <w:t>In the Server Configuration view, use either the Designer tab or the Source tab to edit the URL in the data source, this time with these values:</w:t>
      </w:r>
    </w:p>
    <w:p>
      <w:pPr>
        <w:pStyle w:val="ListParagraph"/>
        <w:numPr>
          <w:ilvl w:val="1"/>
          <w:numId w:val="30"/>
        </w:numPr>
        <w:rPr>
          <w:u w:val="none" w:color="7F007F"/>
        </w:rPr>
      </w:pPr>
      <w:r>
        <w:rPr>
          <w:i/>
          <w:iCs/>
          <w:u w:val="none" w:color="7F007F"/>
        </w:rPr>
        <w:t>&lt;hostname&gt;</w:t>
      </w:r>
      <w:r>
        <w:rPr>
          <w:u w:val="none" w:color="7F007F"/>
        </w:rPr>
        <w:t xml:space="preserve"> — the gateway destination’s Cloud Host: cap-sg-prd-1.integration.ibmcloud.com.</w:t>
      </w:r>
    </w:p>
    <w:p>
      <w:pPr>
        <w:pStyle w:val="ListParagraph"/>
        <w:numPr>
          <w:ilvl w:val="1"/>
          <w:numId w:val="30"/>
        </w:numPr>
        <w:rPr>
          <w:u w:val="none" w:color="7F007F"/>
        </w:rPr>
      </w:pPr>
      <w:r>
        <w:rPr>
          <w:i/>
          <w:iCs/>
          <w:u w:val="none" w:color="7F007F"/>
        </w:rPr>
        <w:t>&lt;port&gt;</w:t>
      </w:r>
      <w:r>
        <w:rPr>
          <w:u w:val="none" w:color="7F007F"/>
        </w:rPr>
        <w:t xml:space="preserve"> — the gateway destination’s Cloud Port: 15000.</w:t>
      </w:r>
    </w:p>
    <w:p>
      <w:pPr>
        <w:pStyle w:val="ListParagraph"/>
        <w:numPr>
          <w:ilvl w:val="1"/>
          <w:numId w:val="30"/>
        </w:numPr>
        <w:rPr>
          <w:u w:val="none" w:color="7F007F"/>
        </w:rPr>
      </w:pPr>
      <w:r>
        <w:rPr>
          <w:i/>
          <w:iCs/>
          <w:u w:val="none" w:color="7F007F"/>
        </w:rPr>
        <w:t>&lt;user&gt;</w:t>
      </w:r>
      <w:r>
        <w:rPr>
          <w:u w:val="none" w:color="7F007F"/>
        </w:rPr>
        <w:t xml:space="preserve"> — unchanged: admin</w:t>
      </w:r>
    </w:p>
    <w:p>
      <w:pPr>
        <w:pStyle w:val="ListParagraph"/>
        <w:numPr>
          <w:ilvl w:val="1"/>
          <w:numId w:val="30"/>
        </w:numPr>
        <w:rPr>
          <w:u w:val="none" w:color="7F007F"/>
        </w:rPr>
      </w:pPr>
      <w:r>
        <w:rPr>
          <w:i/>
          <w:iCs/>
          <w:u w:val="none" w:color="7F007F"/>
        </w:rPr>
        <w:t>&lt;password&gt;</w:t>
      </w:r>
      <w:r>
        <w:rPr>
          <w:u w:val="none" w:color="7F007F"/>
        </w:rPr>
        <w:t xml:space="preserve"> — unchanged: passw0rd</w:t>
      </w:r>
    </w:p>
    <w:p>
      <w:pPr>
        <w:pStyle w:val="Normal"/>
        <w:rPr>
          <w:u w:val="none" w:color="7F007F"/>
        </w:rPr>
      </w:pPr>
      <w:r>
        <w:rPr>
          <w:u w:val="none" w:color="7F007F"/>
        </w:rPr>
        <w:t>As the Console shows, the Liberty server automatically updates with the new configuration.</w:t>
      </w:r>
    </w:p>
    <w:p>
      <w:pPr>
        <w:pStyle w:val="Heading3"/>
        <w:rPr>
          <w:u w:val="none" w:color="7F007F"/>
        </w:rPr>
      </w:pPr>
      <w:r>
        <w:rPr>
          <w:u w:val="none" w:color="7F007F"/>
        </w:rPr>
        <w:t>Test app using gateway connection</w:t>
      </w:r>
    </w:p>
    <w:p>
      <w:pPr>
        <w:pStyle w:val="Normal"/>
        <w:rPr>
          <w:u w:val="none" w:color="7F007F"/>
        </w:rPr>
      </w:pPr>
      <w:r>
        <w:rPr>
          <w:u w:val="none" w:color="7F007F"/>
        </w:rPr>
        <w:t>Now let’s run the local app and confirm that it correctly connects to MySQL via the gateway.</w:t>
      </w:r>
    </w:p>
    <w:p>
      <w:pPr>
        <w:pStyle w:val="ListParagraph"/>
        <w:numPr>
          <w:ilvl w:val="0"/>
          <w:numId w:val="35"/>
        </w:numPr>
        <w:rPr/>
      </w:pPr>
      <w:r>
        <w:rPr>
          <w:u w:val="none" w:color="7F007F"/>
        </w:rPr>
        <w:t xml:space="preserve">To run the app, go to </w:t>
      </w:r>
      <w:hyperlink r:id="rId67">
        <w:r>
          <w:rPr>
            <w:webHidden/>
            <w:rStyle w:val="InternetLink"/>
            <w:vanish/>
            <w:u w:val="none" w:color="0000FF"/>
          </w:rPr>
          <w:t>http://localhost:9080/</w:t>
        </w:r>
      </w:hyperlink>
      <w:r>
        <w:rPr>
          <w:u w:val="none" w:color="7F007F"/>
        </w:rPr>
        <w:t>.</w:t>
      </w:r>
    </w:p>
    <w:p>
      <w:pPr>
        <w:pStyle w:val="ListParagraph"/>
        <w:numPr>
          <w:ilvl w:val="0"/>
          <w:numId w:val="35"/>
        </w:numPr>
        <w:rPr>
          <w:u w:val="none" w:color="7F007F"/>
        </w:rPr>
      </w:pPr>
      <w:r>
        <w:rPr>
          <w:u w:val="none" w:color="7F007F"/>
        </w:rPr>
        <w:t xml:space="preserve">The app’s </w:t>
      </w:r>
      <w:r>
        <w:rPr>
          <w:b/>
          <w:bCs/>
          <w:u w:val="none" w:color="7F007F"/>
        </w:rPr>
        <w:t>Java DB Web Starter</w:t>
      </w:r>
      <w:r>
        <w:rPr>
          <w:u w:val="none" w:color="7F007F"/>
        </w:rPr>
        <w:t xml:space="preserve"> window opens and the To Do list data is displayed.</w:t>
      </w:r>
    </w:p>
    <w:p>
      <w:pPr>
        <w:pStyle w:val="ListParagraph"/>
        <w:numPr>
          <w:ilvl w:val="0"/>
          <w:numId w:val="35"/>
        </w:numPr>
        <w:rPr>
          <w:u w:val="none" w:color="7F007F"/>
        </w:rPr>
      </w:pPr>
      <w:r>
        <w:rPr>
          <w:u w:val="none" w:color="7F007F"/>
        </w:rPr>
        <w:t>In the shell logged into the virtual machine, the logging in the gateway client’s CLI shows that a new connection was opened.</w:t>
      </w:r>
    </w:p>
    <w:p>
      <w:pPr>
        <w:pStyle w:val="Normal"/>
        <w:rPr>
          <w:u w:val="none" w:color="7F007F"/>
        </w:rPr>
      </w:pPr>
      <w:r>
        <w:rPr>
          <w:u w:val="none" w:color="7F007F"/>
        </w:rPr>
        <w:t>This confirms that the local app is able to connect to the database via the gateway.</w:t>
      </w:r>
    </w:p>
    <w:p>
      <w:pPr>
        <w:pStyle w:val="Heading2"/>
        <w:rPr>
          <w:u w:val="none" w:color="7F007F"/>
        </w:rPr>
      </w:pPr>
      <w:bookmarkStart w:id="87" w:name="_Ref313883392"/>
      <w:bookmarkStart w:id="88" w:name="_Toc314324438"/>
      <w:bookmarkEnd w:id="87"/>
      <w:bookmarkEnd w:id="88"/>
      <w:r>
        <w:rPr>
          <w:u w:val="none" w:color="7F007F"/>
        </w:rPr>
        <w:t>Step 4: Deploy to Bluemix</w:t>
      </w:r>
    </w:p>
    <w:p>
      <w:pPr>
        <w:pStyle w:val="Normal"/>
        <w:rPr>
          <w:u w:val="none" w:color="7F007F"/>
        </w:rPr>
      </w:pPr>
      <w:r>
        <w:rPr>
          <w:u w:val="none" w:color="7F007F"/>
        </w:rPr>
        <w:t>Now that we have the local app working correctly using the gateway, let’s deploy it to Bluemix and confirm that it works correctly from there as well.</w:t>
      </w:r>
    </w:p>
    <w:p>
      <w:pPr>
        <w:pStyle w:val="Heading3"/>
        <w:rPr>
          <w:u w:val="none" w:color="7F007F"/>
        </w:rPr>
      </w:pPr>
      <w:r>
        <w:rPr>
          <w:u w:val="none" w:color="7F007F"/>
        </w:rPr>
        <w:t>Deploy server and app to Bluemix</w:t>
      </w:r>
    </w:p>
    <w:p>
      <w:pPr>
        <w:pStyle w:val="Normal"/>
        <w:rPr>
          <w:u w:val="none" w:color="7F007F"/>
        </w:rPr>
      </w:pPr>
      <w:r>
        <w:rPr>
          <w:u w:val="none" w:color="7F007F"/>
        </w:rPr>
        <w:t>We need to not only deploy the app (its JavaDBApp.war file), but also its server configuration (the server’s server.xml file and the database driver, mysql-connector-java-5.1.35-bin.jar). How can the server configuration be deployed along with the app?</w:t>
      </w:r>
    </w:p>
    <w:p>
      <w:pPr>
        <w:pStyle w:val="Heading4"/>
        <w:rPr>
          <w:u w:val="none" w:color="7F007F"/>
        </w:rPr>
      </w:pPr>
      <w:r>
        <w:rPr>
          <w:u w:val="none" w:color="7F007F"/>
        </w:rPr>
        <w:t>Packaging a Liberty server</w:t>
      </w:r>
    </w:p>
    <w:p>
      <w:pPr>
        <w:pStyle w:val="Normal"/>
        <w:rPr>
          <w:u w:val="none" w:color="7F007F"/>
        </w:rPr>
      </w:pPr>
      <w:r>
        <w:rPr>
          <w:u w:val="none" w:color="7F007F"/>
        </w:rPr>
        <w:t>To deploy not just an app but its server configuration as well, we package the server with the app and deploy the package. There are two procedures for doing this:</w:t>
      </w:r>
    </w:p>
    <w:p>
      <w:pPr>
        <w:pStyle w:val="ListParagraph"/>
        <w:numPr>
          <w:ilvl w:val="0"/>
          <w:numId w:val="30"/>
        </w:numPr>
        <w:rPr>
          <w:u w:val="none" w:color="7F007F"/>
        </w:rPr>
      </w:pPr>
      <w:r>
        <w:rPr>
          <w:u w:val="none" w:color="7F007F"/>
        </w:rPr>
        <w:t>Command line</w:t>
      </w:r>
    </w:p>
    <w:p>
      <w:pPr>
        <w:pStyle w:val="ListParagraph"/>
        <w:numPr>
          <w:ilvl w:val="0"/>
          <w:numId w:val="30"/>
        </w:numPr>
        <w:rPr>
          <w:u w:val="none" w:color="7F007F"/>
        </w:rPr>
      </w:pPr>
      <w:r>
        <w:rPr>
          <w:u w:val="none" w:color="7F007F"/>
        </w:rPr>
        <w:t>Eclipse tools</w:t>
      </w:r>
    </w:p>
    <w:p>
      <w:pPr>
        <w:pStyle w:val="Heading5"/>
        <w:rPr>
          <w:u w:val="none" w:color="7F007F"/>
        </w:rPr>
      </w:pPr>
      <w:r>
        <w:rPr>
          <w:u w:val="none" w:color="7F007F"/>
        </w:rPr>
        <w:t>Command line</w:t>
      </w:r>
    </w:p>
    <w:p>
      <w:pPr>
        <w:pStyle w:val="Normal"/>
        <w:rPr>
          <w:u w:val="none" w:color="7F007F"/>
        </w:rPr>
      </w:pPr>
      <w:r>
        <w:rPr>
          <w:u w:val="none" w:color="7F007F"/>
        </w:rPr>
        <w:t>This procedure is documented in “Creating web applications: Creating apps with Liberty for Java: Options for pushing Liberty applications” in the Bluemix documentation, under “Packaged Server”:</w:t>
      </w:r>
    </w:p>
    <w:p>
      <w:pPr>
        <w:pStyle w:val="Normal"/>
        <w:rPr/>
      </w:pPr>
      <w:r>
        <w:fldChar w:fldCharType="begin"/>
      </w:r>
      <w:r>
        <w:instrText> HYPERLINK "https://www.ng.bluemix.net/docs/starters/liberty/index.html" \l "optionsforpushinglibertyapplications"</w:instrText>
      </w:r>
      <w:r>
        <w:fldChar w:fldCharType="separate"/>
      </w:r>
      <w:r>
        <w:rPr>
          <w:rStyle w:val="InternetLink"/>
          <w:u w:val="none" w:color="0000FF"/>
        </w:rPr>
        <w:t>https://www.ng.bluemix.net/docs/starters/liberty/index.html#optionsforpushinglibertyapplications</w:t>
      </w:r>
      <w:r>
        <w:fldChar w:fldCharType="end"/>
      </w:r>
    </w:p>
    <w:p>
      <w:pPr>
        <w:pStyle w:val="Normal"/>
        <w:rPr>
          <w:u w:val="none" w:color="7F007F"/>
        </w:rPr>
      </w:pPr>
      <w:r>
        <w:rPr>
          <w:u w:val="none" w:color="7F007F"/>
        </w:rPr>
        <w:t xml:space="preserve">The procedure uses a Liberty server command to package the server into an archive. That procedure is documented in “Packaging a Liberty profile server from the command line” in the </w:t>
      </w:r>
      <w:r>
        <w:rPr>
          <w:i/>
          <w:iCs/>
          <w:u w:val="none" w:color="7F007F"/>
        </w:rPr>
        <w:t>WebSphere Application Server (Distributed and IBM i operating systems), Version 8.5.5</w:t>
      </w:r>
      <w:r>
        <w:rPr>
          <w:u w:val="none" w:color="7F007F"/>
        </w:rPr>
        <w:t xml:space="preserve"> documentation:</w:t>
      </w:r>
    </w:p>
    <w:p>
      <w:pPr>
        <w:pStyle w:val="Normal"/>
        <w:rPr/>
      </w:pPr>
      <w:hyperlink r:id="rId68">
        <w:r>
          <w:rPr>
            <w:webHidden/>
            <w:rStyle w:val="InternetLink"/>
            <w:vanish/>
            <w:u w:val="none" w:color="0000FF"/>
          </w:rPr>
          <w:t>http://www-01.ibm.com/support/knowledgecenter/SSEQTP_8.5.5/com.ibm.websphere.wlp.doc/ae/twlp_setup_package_server.html</w:t>
        </w:r>
      </w:hyperlink>
    </w:p>
    <w:p>
      <w:pPr>
        <w:pStyle w:val="Normal"/>
        <w:rPr>
          <w:u w:val="none" w:color="7F007F"/>
        </w:rPr>
      </w:pPr>
      <w:r>
        <w:rPr>
          <w:u w:val="none" w:color="7F007F"/>
        </w:rPr>
        <w:t>That procedure also uses the CF CLI. Deploying applications using the CF CLI is documented in “Managing applications: Deploying applications by using the cf command” in the Bluemix documentation:</w:t>
      </w:r>
    </w:p>
    <w:p>
      <w:pPr>
        <w:pStyle w:val="Normal"/>
        <w:rPr/>
      </w:pPr>
      <w:r>
        <w:fldChar w:fldCharType="begin"/>
      </w:r>
      <w:r>
        <w:instrText> HYPERLINK "https://www.ng.bluemix.net/docs/manageapps/deployingapps.html" \l "dep_apps"</w:instrText>
      </w:r>
      <w:r>
        <w:fldChar w:fldCharType="separate"/>
      </w:r>
      <w:r>
        <w:rPr>
          <w:rStyle w:val="InternetLink"/>
          <w:u w:val="none" w:color="0000FF"/>
        </w:rPr>
        <w:t>https://www.ng.bluemix.net/docs/manageapps/deployingapps.html#dep_apps</w:t>
      </w:r>
      <w:r>
        <w:fldChar w:fldCharType="end"/>
      </w:r>
    </w:p>
    <w:p>
      <w:pPr>
        <w:pStyle w:val="Heading5"/>
        <w:rPr>
          <w:u w:val="none" w:color="7F007F"/>
        </w:rPr>
      </w:pPr>
      <w:r>
        <w:rPr>
          <w:u w:val="none" w:color="7F007F"/>
        </w:rPr>
        <w:t>Eclipse tools</w:t>
      </w:r>
    </w:p>
    <w:p>
      <w:pPr>
        <w:pStyle w:val="Normal"/>
        <w:rPr>
          <w:u w:val="none" w:color="7F007F"/>
        </w:rPr>
      </w:pPr>
      <w:r>
        <w:rPr>
          <w:u w:val="none" w:color="7F007F"/>
        </w:rPr>
        <w:t>The IBM Eclipse Tools for Bluemix can also be used to deploy a packaged server. This procedure is documented in “CLI and Dev Tools: Deploying apps with IBM Eclipse Tools for Bluemix: Packaged server support” in the Bluemix documentation:</w:t>
      </w:r>
    </w:p>
    <w:p>
      <w:pPr>
        <w:pStyle w:val="Normal"/>
        <w:rPr/>
      </w:pPr>
      <w:r>
        <w:fldChar w:fldCharType="begin"/>
      </w:r>
      <w:r>
        <w:instrText> HYPERLINK "https://www.ng.bluemix.net/docs/manageapps/eclipsetools/eclipsetools.html" \l "packagedserversupport"</w:instrText>
      </w:r>
      <w:r>
        <w:fldChar w:fldCharType="separate"/>
      </w:r>
      <w:r>
        <w:rPr>
          <w:rStyle w:val="InternetLink"/>
          <w:u w:val="none" w:color="0000FF"/>
        </w:rPr>
        <w:t>https://www.ng.bluemix.net/docs/manageapps/eclipsetools/eclipsetools.html#packagedserversupport</w:t>
      </w:r>
      <w:r>
        <w:fldChar w:fldCharType="end"/>
      </w:r>
    </w:p>
    <w:p>
      <w:pPr>
        <w:pStyle w:val="Heading4"/>
        <w:rPr>
          <w:u w:val="none" w:color="7F007F"/>
        </w:rPr>
      </w:pPr>
      <w:r>
        <w:rPr>
          <w:u w:val="none" w:color="7F007F"/>
        </w:rPr>
        <w:t>Perform the package and push</w:t>
      </w:r>
    </w:p>
    <w:p>
      <w:pPr>
        <w:pStyle w:val="Normal"/>
        <w:rPr>
          <w:u w:val="none" w:color="7F007F"/>
        </w:rPr>
      </w:pPr>
      <w:r>
        <w:rPr>
          <w:u w:val="none" w:color="7F007F"/>
        </w:rPr>
        <w:t>Here, we’ll show how to package and push the server using the command line. This procedure shows more clearly the steps that the Eclipse tools perform for you.</w:t>
      </w:r>
    </w:p>
    <w:p>
      <w:pPr>
        <w:pStyle w:val="Normal"/>
        <w:rPr>
          <w:u w:val="none" w:color="7F007F"/>
        </w:rPr>
      </w:pPr>
      <w:r>
        <w:rPr>
          <w:u w:val="none" w:color="7F007F"/>
        </w:rPr>
        <w:t>In the directory structure of the Liberty server, package the server and then push it to Bluemix.</w:t>
      </w:r>
    </w:p>
    <w:p>
      <w:pPr>
        <w:pStyle w:val="ListParagraph"/>
        <w:numPr>
          <w:ilvl w:val="0"/>
          <w:numId w:val="36"/>
        </w:numPr>
        <w:rPr>
          <w:u w:val="none" w:color="7F007F"/>
        </w:rPr>
      </w:pPr>
      <w:r>
        <w:rPr>
          <w:u w:val="none" w:color="7F007F"/>
        </w:rPr>
        <w:t xml:space="preserve">Go to the directory where your Liberty server is installed on disk, </w:t>
      </w:r>
      <w:r>
        <w:rPr>
          <w:i/>
          <w:iCs/>
          <w:u w:val="none" w:color="7F007F"/>
        </w:rPr>
        <w:t>&lt;LIBERTY_ROOT&gt;</w:t>
      </w:r>
      <w:r>
        <w:rPr>
          <w:u w:val="none" w:color="7F007F"/>
        </w:rPr>
        <w:t>.</w:t>
      </w:r>
    </w:p>
    <w:p>
      <w:pPr>
        <w:pStyle w:val="ListParagraph"/>
        <w:numPr>
          <w:ilvl w:val="0"/>
          <w:numId w:val="36"/>
        </w:numPr>
        <w:rPr>
          <w:u w:val="none" w:color="7F007F"/>
        </w:rPr>
      </w:pPr>
      <w:r>
        <w:rPr>
          <w:u w:val="none" w:color="7F007F"/>
        </w:rPr>
        <w:t>Before you package the server, if the server is running, stop it.</w:t>
      </w:r>
    </w:p>
    <w:p>
      <w:pPr>
        <w:pStyle w:val="Normal"/>
        <w:ind w:left="720" w:hanging="0"/>
        <w:rPr>
          <w:u w:val="none" w:color="7F007F"/>
        </w:rPr>
      </w:pPr>
      <w:r>
        <w:rPr>
          <w:u w:val="none" w:color="7F007F"/>
        </w:rPr>
        <w:t>$ wlp/bin/server stop defaultServer</w:t>
      </w:r>
    </w:p>
    <w:p>
      <w:pPr>
        <w:pStyle w:val="ListParagraph"/>
        <w:numPr>
          <w:ilvl w:val="0"/>
          <w:numId w:val="36"/>
        </w:numPr>
        <w:rPr>
          <w:u w:val="none" w:color="7F007F"/>
        </w:rPr>
      </w:pPr>
      <w:r>
        <w:rPr>
          <w:u w:val="none" w:color="7F007F"/>
        </w:rPr>
        <w:t>Run the package command to package the server.</w:t>
      </w:r>
    </w:p>
    <w:p>
      <w:pPr>
        <w:pStyle w:val="Normal"/>
        <w:ind w:left="720" w:hanging="0"/>
        <w:rPr>
          <w:u w:val="none" w:color="7F007F"/>
        </w:rPr>
      </w:pPr>
      <w:r>
        <w:rPr>
          <w:u w:val="none" w:color="7F007F"/>
        </w:rPr>
        <w:t>$ wlp/bin/server package defaultServer --include=usr</w:t>
      </w:r>
    </w:p>
    <w:p>
      <w:pPr>
        <w:pStyle w:val="ListParagraph"/>
        <w:numPr>
          <w:ilvl w:val="0"/>
          <w:numId w:val="36"/>
        </w:numPr>
        <w:rPr>
          <w:u w:val="none" w:color="7F007F"/>
        </w:rPr>
      </w:pPr>
      <w:r>
        <w:rPr>
          <w:u w:val="none" w:color="7F007F"/>
        </w:rPr>
        <w:t>If you haven’t already, log in the CF CLI to your Bluemix account, org, and space. Run the following command:</w:t>
      </w:r>
    </w:p>
    <w:p>
      <w:pPr>
        <w:pStyle w:val="Normal"/>
        <w:ind w:left="720" w:hanging="0"/>
        <w:rPr>
          <w:u w:val="none" w:color="7F007F"/>
        </w:rPr>
      </w:pPr>
      <w:r>
        <w:rPr>
          <w:u w:val="none" w:color="7F007F"/>
        </w:rPr>
        <w:t>$ cf login -a &lt;API_URL&gt; -u &lt;username&gt; -o &lt;org&gt; -s &lt;space&gt;</w:t>
      </w:r>
    </w:p>
    <w:p>
      <w:pPr>
        <w:pStyle w:val="Normal"/>
        <w:ind w:left="720" w:hanging="0"/>
        <w:rPr>
          <w:u w:val="none" w:color="7F007F"/>
        </w:rPr>
      </w:pPr>
      <w:r>
        <w:rPr>
          <w:u w:val="none" w:color="7F007F"/>
        </w:rPr>
        <w:t>Where:</w:t>
      </w:r>
    </w:p>
    <w:p>
      <w:pPr>
        <w:pStyle w:val="ListParagraph"/>
        <w:numPr>
          <w:ilvl w:val="0"/>
          <w:numId w:val="37"/>
        </w:numPr>
        <w:rPr>
          <w:rFonts w:cs="Arial"/>
          <w:szCs w:val="22"/>
          <w:u w:val="none" w:color="7F007F"/>
        </w:rPr>
      </w:pPr>
      <w:r>
        <w:rPr>
          <w:i/>
          <w:iCs/>
          <w:u w:val="none" w:color="7F007F"/>
        </w:rPr>
        <w:t>&lt;API_URL&gt;</w:t>
      </w:r>
      <w:r>
        <w:rPr>
          <w:u w:val="none" w:color="7F007F"/>
        </w:rPr>
        <w:t xml:space="preserve"> — the URL of the Cloud Foundry provider, which is Bluemix:</w:t>
      </w:r>
    </w:p>
    <w:p>
      <w:pPr>
        <w:pStyle w:val="ListParagraph"/>
        <w:numPr>
          <w:ilvl w:val="1"/>
          <w:numId w:val="37"/>
        </w:numPr>
        <w:rPr/>
      </w:pPr>
      <w:r>
        <w:rPr>
          <w:rFonts w:cs="Arial"/>
          <w:szCs w:val="22"/>
          <w:u w:val="none" w:color="7F007F"/>
        </w:rPr>
        <w:t xml:space="preserve">US South: </w:t>
      </w:r>
      <w:hyperlink r:id="rId69">
        <w:r>
          <w:rPr>
            <w:webHidden/>
            <w:rStyle w:val="InternetLink"/>
            <w:rFonts w:cs="Arial"/>
            <w:vanish/>
            <w:szCs w:val="22"/>
            <w:u w:val="none" w:color="7F007F"/>
          </w:rPr>
          <w:t>https://api.ng.bluemix.net</w:t>
        </w:r>
      </w:hyperlink>
    </w:p>
    <w:p>
      <w:pPr>
        <w:pStyle w:val="ListParagraph"/>
        <w:numPr>
          <w:ilvl w:val="1"/>
          <w:numId w:val="37"/>
        </w:numPr>
        <w:rPr/>
      </w:pPr>
      <w:r>
        <w:rPr>
          <w:rFonts w:cs="Arial"/>
          <w:szCs w:val="22"/>
          <w:u w:val="none" w:color="7F007F"/>
        </w:rPr>
        <w:t xml:space="preserve">United Kingdom: </w:t>
      </w:r>
      <w:hyperlink r:id="rId70">
        <w:r>
          <w:rPr>
            <w:webHidden/>
            <w:rStyle w:val="InternetLink"/>
            <w:rFonts w:cs="Arial"/>
            <w:vanish/>
            <w:szCs w:val="22"/>
            <w:u w:val="none" w:color="7F007F"/>
          </w:rPr>
          <w:t>https://api.eu-gb.bluemix.net</w:t>
        </w:r>
      </w:hyperlink>
    </w:p>
    <w:p>
      <w:pPr>
        <w:pStyle w:val="ListParagraph"/>
        <w:numPr>
          <w:ilvl w:val="0"/>
          <w:numId w:val="37"/>
        </w:numPr>
        <w:rPr>
          <w:u w:val="none" w:color="7F007F"/>
        </w:rPr>
      </w:pPr>
      <w:r>
        <w:rPr>
          <w:i/>
          <w:iCs/>
          <w:u w:val="none" w:color="7F007F"/>
        </w:rPr>
        <w:t>&lt;username&gt;</w:t>
      </w:r>
      <w:r>
        <w:rPr>
          <w:u w:val="none" w:color="7F007F"/>
        </w:rPr>
        <w:t xml:space="preserve"> — your email address.</w:t>
      </w:r>
    </w:p>
    <w:p>
      <w:pPr>
        <w:pStyle w:val="ListParagraph"/>
        <w:numPr>
          <w:ilvl w:val="0"/>
          <w:numId w:val="37"/>
        </w:numPr>
        <w:rPr>
          <w:u w:val="none" w:color="7F007F"/>
        </w:rPr>
      </w:pPr>
      <w:r>
        <w:rPr>
          <w:i/>
          <w:iCs/>
          <w:u w:val="none" w:color="7F007F"/>
        </w:rPr>
        <w:t>&lt;org&gt;</w:t>
      </w:r>
      <w:r>
        <w:rPr>
          <w:u w:val="none" w:color="7F007F"/>
        </w:rPr>
        <w:t xml:space="preserve"> — your email address (assuming your org in Cloud Foundry is named after your user)</w:t>
      </w:r>
    </w:p>
    <w:p>
      <w:pPr>
        <w:pStyle w:val="ListParagraph"/>
        <w:numPr>
          <w:ilvl w:val="0"/>
          <w:numId w:val="37"/>
        </w:numPr>
        <w:rPr>
          <w:u w:val="none" w:color="7F007F"/>
        </w:rPr>
      </w:pPr>
      <w:r>
        <w:rPr>
          <w:i/>
          <w:iCs/>
          <w:u w:val="none" w:color="7F007F"/>
        </w:rPr>
        <w:t>&lt;space&gt;</w:t>
      </w:r>
      <w:r>
        <w:rPr>
          <w:u w:val="none" w:color="7F007F"/>
        </w:rPr>
        <w:t xml:space="preserve"> — the space in Cloud Foundry you want your app deoplyed to: hybrid-cloud</w:t>
      </w:r>
    </w:p>
    <w:p>
      <w:pPr>
        <w:pStyle w:val="ListParagraph"/>
        <w:numPr>
          <w:ilvl w:val="0"/>
          <w:numId w:val="36"/>
        </w:numPr>
        <w:rPr>
          <w:u w:val="none" w:color="7F007F"/>
        </w:rPr>
      </w:pPr>
      <w:r>
        <w:rPr>
          <w:u w:val="none" w:color="7F007F"/>
        </w:rPr>
        <w:t>Then use the CF CLI to push the packaged server to Bluemix.</w:t>
      </w:r>
    </w:p>
    <w:p>
      <w:pPr>
        <w:pStyle w:val="Normal"/>
        <w:ind w:left="720" w:hanging="0"/>
        <w:rPr>
          <w:u w:val="none" w:color="7F007F"/>
        </w:rPr>
      </w:pPr>
      <w:r>
        <w:rPr>
          <w:u w:val="none" w:color="7F007F"/>
        </w:rPr>
        <w:t>$ cf push &lt;appname&gt; -p wlp/usr/servers/defaultServer/defaultServer.zip</w:t>
      </w:r>
    </w:p>
    <w:p>
      <w:pPr>
        <w:pStyle w:val="Normal"/>
        <w:ind w:left="720" w:hanging="0"/>
        <w:rPr>
          <w:u w:val="none" w:color="7F007F"/>
        </w:rPr>
      </w:pPr>
      <w:r>
        <w:rPr>
          <w:u w:val="none" w:color="7F007F"/>
        </w:rPr>
        <w:t>Where:</w:t>
      </w:r>
    </w:p>
    <w:p>
      <w:pPr>
        <w:pStyle w:val="ListParagraph"/>
        <w:numPr>
          <w:ilvl w:val="0"/>
          <w:numId w:val="38"/>
        </w:numPr>
        <w:rPr>
          <w:u w:val="none" w:color="7F007F"/>
        </w:rPr>
      </w:pPr>
      <w:r>
        <w:rPr>
          <w:i/>
          <w:iCs/>
          <w:u w:val="none" w:color="7F007F"/>
        </w:rPr>
        <w:t>&lt;appname&gt;</w:t>
      </w:r>
      <w:r>
        <w:rPr>
          <w:u w:val="none" w:color="7F007F"/>
        </w:rPr>
        <w:t xml:space="preserve"> — the name you want your app to have in Bluemix. Needs to be unique so that its route will also be unique.</w:t>
      </w:r>
    </w:p>
    <w:p>
      <w:pPr>
        <w:pStyle w:val="Normal"/>
        <w:rPr>
          <w:u w:val="none" w:color="7F007F"/>
        </w:rPr>
      </w:pPr>
      <w:r>
        <w:rPr>
          <w:u w:val="none" w:color="7F007F"/>
        </w:rPr>
        <w:t>It will typically take the app 1-2 minutes to upload and several minutes to start. The deployment has finished when the CF CLI says the app has started and when the Bluemix dashboard says the app is running.</w:t>
      </w:r>
    </w:p>
    <w:p>
      <w:pPr>
        <w:pStyle w:val="Heading5"/>
        <w:rPr>
          <w:u w:val="none" w:color="7F007F"/>
        </w:rPr>
      </w:pPr>
      <w:r>
        <w:rPr>
          <w:u w:val="none" w:color="7F007F"/>
        </w:rPr>
        <w:t>Review the deployed app</w:t>
      </w:r>
    </w:p>
    <w:tbl>
      <w:tblPr>
        <w:tblW w:w="8748" w:type="dxa"/>
        <w:jc w:val="left"/>
        <w:tblInd w:w="-10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3" w:type="dxa"/>
          <w:bottom w:w="0" w:type="dxa"/>
          <w:right w:w="100" w:type="dxa"/>
        </w:tblCellMar>
        <w:tblLook w:firstRow="0" w:noVBand="0" w:lastRow="0" w:firstColumn="0" w:lastColumn="0" w:noHBand="0" w:val="0000"/>
      </w:tblPr>
      <w:tblGrid>
        <w:gridCol w:w="8748"/>
      </w:tblGrid>
      <w:tr>
        <w:trPr/>
        <w:tc>
          <w:tcPr>
            <w:tcW w:w="874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3" w:type="dxa"/>
            </w:tcMar>
            <w:vAlign w:val="center"/>
          </w:tcPr>
          <w:p>
            <w:pPr>
              <w:pStyle w:val="Normal"/>
              <w:widowControl/>
              <w:bidi w:val="0"/>
              <w:spacing w:lineRule="atLeast" w:line="300" w:before="187" w:after="58"/>
              <w:contextualSpacing/>
              <w:jc w:val="left"/>
              <w:rPr>
                <w:u w:val="none" w:color="7F007F"/>
              </w:rPr>
            </w:pPr>
            <w:r>
              <w:rPr>
                <w:b/>
                <w:bCs/>
                <w:u w:val="none" w:color="7F007F"/>
              </w:rPr>
              <w:t>Optional:</w:t>
            </w:r>
            <w:r>
              <w:rPr>
                <w:u w:val="none" w:color="7F007F"/>
              </w:rPr>
              <w:t xml:space="preserve"> Once the app is running in Bluemix, we can review it to see that our server configuration has been uploaded successfully.</w:t>
            </w:r>
          </w:p>
        </w:tc>
      </w:tr>
    </w:tbl>
    <w:p>
      <w:pPr>
        <w:pStyle w:val="Normal"/>
        <w:rPr>
          <w:u w:val="none" w:color="7F007F"/>
        </w:rPr>
      </w:pPr>
      <w:r>
        <w:rPr>
          <w:u w:val="none" w:color="7F007F"/>
        </w:rPr>
        <w:t>In the Bluemix dashboard:</w:t>
      </w:r>
    </w:p>
    <w:p>
      <w:pPr>
        <w:pStyle w:val="ListParagraph"/>
        <w:numPr>
          <w:ilvl w:val="0"/>
          <w:numId w:val="39"/>
        </w:numPr>
        <w:rPr>
          <w:u w:val="none" w:color="7F007F"/>
        </w:rPr>
      </w:pPr>
      <w:r>
        <w:rPr>
          <w:u w:val="none" w:color="7F007F"/>
        </w:rPr>
        <w:t xml:space="preserve">Navigate to the page for your application, </w:t>
      </w:r>
      <w:r>
        <w:rPr>
          <w:i/>
          <w:iCs/>
          <w:u w:val="none" w:color="7F007F"/>
        </w:rPr>
        <w:t>&lt;appname&gt;</w:t>
      </w:r>
      <w:r>
        <w:rPr>
          <w:u w:val="none" w:color="7F007F"/>
        </w:rPr>
        <w:t xml:space="preserve">, and select </w:t>
      </w:r>
      <w:r>
        <w:rPr>
          <w:b/>
          <w:bCs/>
          <w:u w:val="none" w:color="7F007F"/>
        </w:rPr>
        <w:t>Files</w:t>
      </w:r>
      <w:r>
        <w:rPr>
          <w:u w:val="none" w:color="7F007F"/>
        </w:rPr>
        <w:t>.</w:t>
      </w:r>
    </w:p>
    <w:p>
      <w:pPr>
        <w:pStyle w:val="ListParagraph"/>
        <w:numPr>
          <w:ilvl w:val="0"/>
          <w:numId w:val="39"/>
        </w:numPr>
        <w:rPr>
          <w:u w:val="none" w:color="7F007F"/>
        </w:rPr>
      </w:pPr>
      <w:r>
        <w:rPr>
          <w:u w:val="none" w:color="7F007F"/>
        </w:rPr>
        <w:t>Navigate to app/wlp/usr/servers/defaultServer/server.xml and select the file.</w:t>
      </w:r>
    </w:p>
    <w:p>
      <w:pPr>
        <w:pStyle w:val="Normal"/>
        <w:ind w:left="720" w:hanging="0"/>
        <w:rPr/>
      </w:pPr>
      <w:r>
        <w:rPr>
          <w:u w:val="none" w:color="7F007F"/>
        </w:rPr>
        <w:t>Confirm that the server.xml file contains the customizations we made to the server configuration back in “</w:t>
      </w:r>
      <w:r>
        <w:rPr>
          <w:u w:val="none" w:color="7F007F"/>
        </w:rPr>
        <w:fldChar w:fldCharType="begin"/>
      </w:r>
      <w:r>
        <w:instrText> REF _Ref313542480 \h </w:instrText>
      </w:r>
      <w:r>
        <w:fldChar w:fldCharType="separate"/>
      </w:r>
      <w:r/>
      <w:r>
        <w:fldChar w:fldCharType="end"/>
      </w:r>
      <w:r>
        <w:rPr>
          <w:u w:val="none" w:color="7F007F"/>
        </w:rPr>
        <w:t>” on page </w:t>
      </w:r>
      <w:r>
        <w:rPr>
          <w:u w:val="none" w:color="7F007F"/>
        </w:rPr>
        <w:fldChar w:fldCharType="begin"/>
      </w:r>
      <w:r>
        <w:instrText> PAGEREF _Ref313542477 \h </w:instrText>
      </w:r>
      <w:r>
        <w:fldChar w:fldCharType="separate"/>
      </w:r>
      <w:r>
        <w:t>50</w:t>
      </w:r>
      <w:r>
        <w:fldChar w:fldCharType="end"/>
      </w:r>
      <w:r>
        <w:rPr>
          <w:u w:val="none" w:color="7F007F"/>
        </w:rPr>
        <w:t xml:space="preserve"> and “</w:t>
      </w:r>
      <w:r>
        <w:rPr>
          <w:u w:val="none" w:color="7F007F"/>
        </w:rPr>
        <w:fldChar w:fldCharType="begin"/>
      </w:r>
      <w:r>
        <w:instrText> REF _Ref313811494 \h </w:instrText>
      </w:r>
      <w:r>
        <w:fldChar w:fldCharType="separate"/>
      </w:r>
      <w:r/>
      <w:r>
        <w:fldChar w:fldCharType="end"/>
      </w:r>
      <w:r>
        <w:rPr>
          <w:u w:val="none" w:color="7F007F"/>
        </w:rPr>
        <w:t>” on page </w:t>
      </w:r>
      <w:r>
        <w:rPr>
          <w:u w:val="none" w:color="7F007F"/>
        </w:rPr>
        <w:fldChar w:fldCharType="begin"/>
      </w:r>
      <w:r>
        <w:instrText> PAGEREF _Ref313542494 \h </w:instrText>
      </w:r>
      <w:r>
        <w:fldChar w:fldCharType="separate"/>
      </w:r>
      <w:r>
        <w:t>Error: Reference source not found</w:t>
      </w:r>
      <w:r>
        <w:fldChar w:fldCharType="end"/>
      </w:r>
      <w:r>
        <w:rPr>
          <w:u w:val="none" w:color="7F007F"/>
        </w:rPr>
        <w:t>, such as:</w:t>
      </w:r>
    </w:p>
    <w:p>
      <w:pPr>
        <w:pStyle w:val="ListParagraph"/>
        <w:numPr>
          <w:ilvl w:val="0"/>
          <w:numId w:val="38"/>
        </w:numPr>
        <w:rPr>
          <w:u w:val="none" w:color="7F007F"/>
        </w:rPr>
      </w:pPr>
      <w:r>
        <w:rPr>
          <w:u w:val="none" w:color="7F007F"/>
        </w:rPr>
        <w:t>A data source with the JNDI name jdbc/mydbdatasource.</w:t>
      </w:r>
    </w:p>
    <w:p>
      <w:pPr>
        <w:pStyle w:val="ListParagraph"/>
        <w:numPr>
          <w:ilvl w:val="0"/>
          <w:numId w:val="38"/>
        </w:numPr>
        <w:rPr>
          <w:u w:val="none" w:color="7F007F"/>
        </w:rPr>
      </w:pPr>
      <w:r>
        <w:rPr>
          <w:u w:val="none" w:color="7F007F"/>
        </w:rPr>
        <w:t>That the data source’s URL property is in part cap-sg-prd-1.integration.ibmcloud.com.</w:t>
      </w:r>
    </w:p>
    <w:p>
      <w:pPr>
        <w:pStyle w:val="ListParagraph"/>
        <w:numPr>
          <w:ilvl w:val="0"/>
          <w:numId w:val="38"/>
        </w:numPr>
        <w:rPr>
          <w:u w:val="none" w:color="7F007F"/>
        </w:rPr>
      </w:pPr>
      <w:r>
        <w:rPr>
          <w:u w:val="none" w:color="7F007F"/>
        </w:rPr>
        <w:t>That the data source links to a library, mysql-connector, with a fileset for matches to mysql-connector-java-*.jar.</w:t>
      </w:r>
    </w:p>
    <w:p>
      <w:pPr>
        <w:pStyle w:val="ListParagraph"/>
        <w:numPr>
          <w:ilvl w:val="0"/>
          <w:numId w:val="38"/>
        </w:numPr>
        <w:rPr>
          <w:u w:val="none" w:color="7F007F"/>
        </w:rPr>
      </w:pPr>
      <w:r>
        <w:rPr>
          <w:u w:val="none" w:color="7F007F"/>
        </w:rPr>
        <w:t>A web application whose context root is the root directory.</w:t>
      </w:r>
    </w:p>
    <w:p>
      <w:pPr>
        <w:pStyle w:val="ListParagraph"/>
        <w:numPr>
          <w:ilvl w:val="0"/>
          <w:numId w:val="39"/>
        </w:numPr>
        <w:rPr>
          <w:u w:val="none" w:color="7F007F"/>
        </w:rPr>
      </w:pPr>
      <w:r>
        <w:rPr>
          <w:u w:val="none" w:color="7F007F"/>
        </w:rPr>
        <w:t>Navigate to app/wlp/usr/servers/defaultServer/lib. Confirm that this directory contains the MySQL driver, such as mysql-connector-java-5.1.35-bin.jar.</w:t>
      </w:r>
    </w:p>
    <w:p>
      <w:pPr>
        <w:pStyle w:val="Normal"/>
        <w:rPr>
          <w:u w:val="none" w:color="7F007F"/>
        </w:rPr>
      </w:pPr>
      <w:r>
        <w:rPr>
          <w:u w:val="none" w:color="7F007F"/>
        </w:rPr>
        <w:t>This confirms that not only was the app deployed to Bluemix, but that its server configuration was also deployed.</w:t>
      </w:r>
    </w:p>
    <w:p>
      <w:pPr>
        <w:pStyle w:val="Heading3"/>
        <w:rPr>
          <w:u w:val="none" w:color="7F007F"/>
        </w:rPr>
      </w:pPr>
      <w:r>
        <w:rPr>
          <w:u w:val="none" w:color="7F007F"/>
        </w:rPr>
        <w:t>Test app in Bluemix</w:t>
      </w:r>
    </w:p>
    <w:p>
      <w:pPr>
        <w:pStyle w:val="Normal"/>
        <w:rPr>
          <w:u w:val="none" w:color="7F007F"/>
        </w:rPr>
      </w:pPr>
      <w:r>
        <w:rPr>
          <w:u w:val="none" w:color="7F007F"/>
        </w:rPr>
        <w:t>Now let’s run the app in Bluemix and confirm that it correctly connects to MySQL via the gateway.</w:t>
      </w:r>
    </w:p>
    <w:p>
      <w:pPr>
        <w:pStyle w:val="ListParagraph"/>
        <w:numPr>
          <w:ilvl w:val="0"/>
          <w:numId w:val="40"/>
        </w:numPr>
        <w:rPr/>
      </w:pPr>
      <w:r>
        <w:rPr>
          <w:u w:val="none" w:color="7F007F"/>
        </w:rPr>
        <w:t xml:space="preserve">To run the app, go to </w:t>
      </w:r>
      <w:r>
        <w:rPr>
          <w:rFonts w:cs="Helvetica" w:ascii="Helvetica" w:hAnsi="Helvetica"/>
          <w:sz w:val="20"/>
          <w:szCs w:val="20"/>
          <w:u w:val="none" w:color="7F007F"/>
        </w:rPr>
        <w:t>http://&lt;your_app&gt;.ng.mybluemix.net</w:t>
      </w:r>
      <w:r>
        <w:rPr>
          <w:u w:val="none" w:color="7F007F"/>
        </w:rPr>
        <w:t>.</w:t>
      </w:r>
    </w:p>
    <w:p>
      <w:pPr>
        <w:pStyle w:val="ListParagraph"/>
        <w:numPr>
          <w:ilvl w:val="0"/>
          <w:numId w:val="40"/>
        </w:numPr>
        <w:rPr>
          <w:u w:val="none" w:color="7F007F"/>
        </w:rPr>
      </w:pPr>
      <w:r>
        <w:rPr>
          <w:u w:val="none" w:color="7F007F"/>
        </w:rPr>
        <w:t xml:space="preserve">The app’s </w:t>
      </w:r>
      <w:r>
        <w:rPr>
          <w:b/>
          <w:bCs/>
          <w:u w:val="none" w:color="7F007F"/>
        </w:rPr>
        <w:t>Java DB Web Starter</w:t>
      </w:r>
      <w:r>
        <w:rPr>
          <w:u w:val="none" w:color="7F007F"/>
        </w:rPr>
        <w:t xml:space="preserve"> window opens and the To Do list data is displayed.</w:t>
      </w:r>
    </w:p>
    <w:p>
      <w:pPr>
        <w:pStyle w:val="ListParagraph"/>
        <w:numPr>
          <w:ilvl w:val="0"/>
          <w:numId w:val="40"/>
        </w:numPr>
        <w:rPr>
          <w:u w:val="none" w:color="7F007F"/>
        </w:rPr>
      </w:pPr>
      <w:r>
        <w:rPr>
          <w:u w:val="none" w:color="7F007F"/>
        </w:rPr>
        <w:t>In the shell logged into the virtual machine, the gateway client shows that a new connection was opened.</w:t>
      </w:r>
    </w:p>
    <w:p>
      <w:pPr>
        <w:pStyle w:val="Normal"/>
        <w:rPr>
          <w:u w:val="none" w:color="7F007F"/>
        </w:rPr>
      </w:pPr>
      <w:r>
        <w:rPr>
          <w:u w:val="none" w:color="7F007F"/>
        </w:rPr>
        <w:t>This confirms that the Bluemix app is able to connect to the database via the gateway.</w:t>
      </w:r>
    </w:p>
    <w:p>
      <w:pPr>
        <w:pStyle w:val="Normal"/>
        <w:rPr/>
      </w:pPr>
      <w:r>
        <w:rPr/>
      </w:r>
    </w:p>
    <w:p>
      <w:pPr>
        <w:pStyle w:val="Heading1"/>
        <w:rPr/>
      </w:pPr>
      <w:bookmarkStart w:id="89" w:name="_Toc314324439"/>
      <w:bookmarkEnd w:id="89"/>
      <w:r>
        <w:rPr/>
        <w:t>Appendix A Useful knowledge</w:t>
      </w:r>
    </w:p>
    <w:p>
      <w:pPr>
        <w:pStyle w:val="Normal"/>
        <w:rPr/>
      </w:pPr>
      <w:r>
        <w:rPr/>
        <w:t>Here is some additional information that is not required to perform the lab, but that may help you understand better how the lab procedures work. You may be able to apply this additional understanding in your future efforts.</w:t>
      </w:r>
    </w:p>
    <w:p>
      <w:pPr>
        <w:pStyle w:val="Normal"/>
        <w:rPr/>
      </w:pPr>
      <w:r>
        <w:rPr/>
        <w:t>The additional sections are:</w:t>
      </w:r>
    </w:p>
    <w:p>
      <w:pPr>
        <w:pStyle w:val="Normal"/>
        <w:numPr>
          <w:ilvl w:val="0"/>
          <w:numId w:val="4"/>
        </w:numPr>
        <w:rPr/>
      </w:pPr>
      <w:r>
        <w:rPr/>
        <w:fldChar w:fldCharType="begin"/>
      </w:r>
      <w:r>
        <w:instrText> REF _Ref313714792 \h </w:instrText>
      </w:r>
      <w:r>
        <w:fldChar w:fldCharType="separate"/>
      </w:r>
      <w:r/>
      <w:r>
        <w:fldChar w:fldCharType="end"/>
      </w:r>
    </w:p>
    <w:p>
      <w:pPr>
        <w:pStyle w:val="Normal"/>
        <w:numPr>
          <w:ilvl w:val="0"/>
          <w:numId w:val="4"/>
        </w:numPr>
        <w:rPr/>
      </w:pPr>
      <w:r>
        <w:rPr/>
        <w:fldChar w:fldCharType="begin"/>
      </w:r>
      <w:r>
        <w:instrText> REF _Ref314146095 \h </w:instrText>
      </w:r>
      <w:r>
        <w:fldChar w:fldCharType="separate"/>
      </w:r>
      <w:r/>
      <w:r>
        <w:fldChar w:fldCharType="end"/>
      </w:r>
    </w:p>
    <w:p>
      <w:pPr>
        <w:pStyle w:val="Normal"/>
        <w:rPr/>
      </w:pPr>
      <w:r>
        <w:rPr/>
        <w:t>Please see these sections below.</w:t>
      </w:r>
    </w:p>
    <w:p>
      <w:pPr>
        <w:pStyle w:val="Heading2"/>
        <w:rPr>
          <w:u w:val="none" w:color="7F007F"/>
        </w:rPr>
      </w:pPr>
      <w:bookmarkStart w:id="90" w:name="_Ref313714792"/>
      <w:bookmarkStart w:id="91" w:name="_Toc314324440"/>
      <w:bookmarkEnd w:id="90"/>
      <w:bookmarkEnd w:id="91"/>
      <w:r>
        <w:rPr>
          <w:u w:val="none" w:color="7F007F"/>
        </w:rPr>
        <w:t>Bluemix development environment</w:t>
      </w:r>
    </w:p>
    <w:p>
      <w:pPr>
        <w:pStyle w:val="Normal"/>
        <w:rPr>
          <w:u w:val="none" w:color="7F007F"/>
        </w:rPr>
      </w:pPr>
      <w:r>
        <w:rPr>
          <w:u w:val="none" w:color="7F007F"/>
        </w:rPr>
        <w:t>The local environment on the laptop for this lab has several tools installed. If you’d like to reproduce the environment on your own computer, you’ll need to install the tools described in the following sections.</w:t>
      </w:r>
    </w:p>
    <w:p>
      <w:pPr>
        <w:pStyle w:val="Heading3"/>
        <w:rPr>
          <w:u w:val="none" w:color="7F007F"/>
        </w:rPr>
      </w:pPr>
      <w:r>
        <w:rPr>
          <w:u w:val="none" w:color="7F007F"/>
        </w:rPr>
        <w:t xml:space="preserve">Java </w:t>
      </w:r>
      <w:r>
        <w:rPr/>
        <w:t xml:space="preserve">Development </w:t>
      </w:r>
      <w:r>
        <w:rPr>
          <w:u w:val="none" w:color="7F007F"/>
        </w:rPr>
        <w:t>Kit</w:t>
      </w:r>
    </w:p>
    <w:p>
      <w:pPr>
        <w:pStyle w:val="Normal"/>
        <w:rPr/>
      </w:pPr>
      <w:r>
        <w:rPr/>
        <w:t>Download the Java Development Kit (JDK) from Oracle:</w:t>
      </w:r>
    </w:p>
    <w:p>
      <w:pPr>
        <w:pStyle w:val="ListParagraph"/>
        <w:numPr>
          <w:ilvl w:val="0"/>
          <w:numId w:val="49"/>
        </w:numPr>
        <w:rPr/>
      </w:pPr>
      <w:hyperlink r:id="rId71">
        <w:r>
          <w:rPr>
            <w:webHidden/>
            <w:rStyle w:val="InternetLink"/>
            <w:vanish/>
          </w:rPr>
          <w:t>http://www.oracle.com/technetwork/java/javase/downloads/index.html</w:t>
        </w:r>
      </w:hyperlink>
    </w:p>
    <w:p>
      <w:pPr>
        <w:pStyle w:val="Normal"/>
        <w:rPr/>
      </w:pPr>
      <w:r>
        <w:rPr/>
        <w:t>This lab used JDK 8 v1.8.0_66.</w:t>
      </w:r>
    </w:p>
    <w:p>
      <w:pPr>
        <w:pStyle w:val="Heading3"/>
        <w:rPr>
          <w:u w:val="none" w:color="7F007F"/>
        </w:rPr>
      </w:pPr>
      <w:r>
        <w:rPr>
          <w:u w:val="none" w:color="7F007F"/>
        </w:rPr>
        <w:t>WebSphere Liberty</w:t>
      </w:r>
    </w:p>
    <w:p>
      <w:pPr>
        <w:pStyle w:val="Normal"/>
        <w:rPr/>
      </w:pPr>
      <w:r>
        <w:rPr/>
        <w:t>You have two options for installing Liberty with Eclipse:</w:t>
      </w:r>
    </w:p>
    <w:p>
      <w:pPr>
        <w:pStyle w:val="Normal"/>
        <w:numPr>
          <w:ilvl w:val="0"/>
          <w:numId w:val="8"/>
        </w:numPr>
        <w:rPr/>
      </w:pPr>
      <w:r>
        <w:rPr/>
        <w:t>Download Liberty, install it, and connect to it from Eclipse</w:t>
      </w:r>
    </w:p>
    <w:p>
      <w:pPr>
        <w:pStyle w:val="Normal"/>
        <w:numPr>
          <w:ilvl w:val="0"/>
          <w:numId w:val="7"/>
        </w:numPr>
        <w:rPr/>
      </w:pPr>
      <w:hyperlink r:id="rId72">
        <w:r>
          <w:rPr>
            <w:webHidden/>
            <w:rStyle w:val="InternetLink"/>
            <w:vanish/>
          </w:rPr>
          <w:t>https://developer.ibm.com/wasdev/downloads/liberty-profile-using-non-eclipse-environments/</w:t>
        </w:r>
      </w:hyperlink>
    </w:p>
    <w:p>
      <w:pPr>
        <w:pStyle w:val="Normal"/>
        <w:numPr>
          <w:ilvl w:val="0"/>
          <w:numId w:val="8"/>
        </w:numPr>
        <w:rPr/>
      </w:pPr>
      <w:r>
        <w:rPr/>
        <w:t>Download and install Liberty using Eclipse, which creates the connections</w:t>
      </w:r>
    </w:p>
    <w:p>
      <w:pPr>
        <w:pStyle w:val="Normal"/>
        <w:numPr>
          <w:ilvl w:val="0"/>
          <w:numId w:val="7"/>
        </w:numPr>
        <w:rPr/>
      </w:pPr>
      <w:hyperlink r:id="rId73">
        <w:r>
          <w:rPr>
            <w:webHidden/>
            <w:rStyle w:val="InternetLink"/>
            <w:vanish/>
          </w:rPr>
          <w:t>https://developer.ibm.com/wasdev/downloads/liberty-profile-using-eclipse/</w:t>
        </w:r>
      </w:hyperlink>
    </w:p>
    <w:p>
      <w:pPr>
        <w:pStyle w:val="Normal"/>
        <w:rPr/>
      </w:pPr>
      <w:r>
        <w:rPr/>
        <w:t>The second approach assumes you already have the Eclipse IDE installed. To do that, see the next section, “</w:t>
      </w:r>
      <w:r>
        <w:rPr/>
        <w:fldChar w:fldCharType="begin"/>
      </w:r>
      <w:r>
        <w:instrText> REF _Ref314146122 \h </w:instrText>
      </w:r>
      <w:r>
        <w:fldChar w:fldCharType="separate"/>
      </w:r>
      <w:r/>
      <w:r>
        <w:fldChar w:fldCharType="end"/>
      </w:r>
      <w:r>
        <w:rPr/>
        <w:t>.”</w:t>
      </w:r>
    </w:p>
    <w:p>
      <w:pPr>
        <w:pStyle w:val="Normal"/>
        <w:rPr/>
      </w:pPr>
      <w:r>
        <w:rPr/>
        <w:t>This lab used the Liberty v8.5.5.8 release.</w:t>
      </w:r>
    </w:p>
    <w:p>
      <w:pPr>
        <w:pStyle w:val="Heading3"/>
        <w:rPr/>
      </w:pPr>
      <w:bookmarkStart w:id="92" w:name="_Ref314146122"/>
      <w:bookmarkStart w:id="93" w:name="_Ref313720190"/>
      <w:bookmarkEnd w:id="92"/>
      <w:bookmarkEnd w:id="93"/>
      <w:r>
        <w:rPr/>
        <w:t>Eclipse with tools</w:t>
      </w:r>
    </w:p>
    <w:p>
      <w:pPr>
        <w:pStyle w:val="Normal"/>
        <w:rPr/>
      </w:pPr>
      <w:r>
        <w:rPr/>
        <w:t>To download and install Eclipse, go to the Downloads and either run the Eclipse Installer or download the Eclipse Package and install it manually. The Eclipse downloads page is here:</w:t>
      </w:r>
    </w:p>
    <w:p>
      <w:pPr>
        <w:pStyle w:val="Normal"/>
        <w:numPr>
          <w:ilvl w:val="0"/>
          <w:numId w:val="6"/>
        </w:numPr>
        <w:rPr/>
      </w:pPr>
      <w:hyperlink r:id="rId74">
        <w:r>
          <w:rPr>
            <w:webHidden/>
            <w:rStyle w:val="InternetLink"/>
            <w:vanish/>
          </w:rPr>
          <w:t>http://www.eclipse.org/downloads/</w:t>
        </w:r>
      </w:hyperlink>
    </w:p>
    <w:p>
      <w:pPr>
        <w:pStyle w:val="Normal"/>
        <w:rPr/>
      </w:pPr>
      <w:r>
        <w:rPr/>
        <w:t>This lab used the Eclipse Mars.1 (4.5.1) release.</w:t>
      </w:r>
    </w:p>
    <w:p>
      <w:pPr>
        <w:pStyle w:val="Normal"/>
        <w:rPr/>
      </w:pPr>
      <w:r>
        <w:rPr/>
        <w:t>We also added several tools to Eclipse that are developed by IBM and helpful to using Eclipse with WebSphere products and Bluemix. To install any tool into Eclipse, you have three options:</w:t>
      </w:r>
    </w:p>
    <w:p>
      <w:pPr>
        <w:pStyle w:val="Normal"/>
        <w:numPr>
          <w:ilvl w:val="0"/>
          <w:numId w:val="9"/>
        </w:numPr>
        <w:rPr/>
      </w:pPr>
      <w:r>
        <w:rPr>
          <w:i/>
        </w:rPr>
        <w:t>Eclipse Marketplace dialog</w:t>
      </w:r>
      <w:r>
        <w:rPr/>
        <w:t xml:space="preserve"> — You can use the Eclipse Marketplace feature in your Eclipse IDE to find and install tools. To open this feature, from the menu bar, select </w:t>
      </w:r>
      <w:r>
        <w:rPr>
          <w:b/>
        </w:rPr>
        <w:t>Help &gt; Eclipse Marketplace</w:t>
      </w:r>
      <w:r>
        <w:rPr/>
        <w:t>.</w:t>
      </w:r>
    </w:p>
    <w:p>
      <w:pPr>
        <w:pStyle w:val="Normal"/>
        <w:numPr>
          <w:ilvl w:val="0"/>
          <w:numId w:val="9"/>
        </w:numPr>
        <w:rPr/>
      </w:pPr>
      <w:r>
        <w:rPr>
          <w:i/>
        </w:rPr>
        <w:t>Eclipse Marketplace web site</w:t>
      </w:r>
      <w:r>
        <w:rPr/>
        <w:t xml:space="preserve"> — You can find the page for the tool on the Eclipse Marketplace web site. Each page has an Install button you can drag onto you Eclipse IDE. The web site’s home page is:</w:t>
      </w:r>
    </w:p>
    <w:p>
      <w:pPr>
        <w:pStyle w:val="Normal"/>
        <w:numPr>
          <w:ilvl w:val="0"/>
          <w:numId w:val="7"/>
        </w:numPr>
        <w:rPr/>
      </w:pPr>
      <w:hyperlink r:id="rId75">
        <w:r>
          <w:rPr>
            <w:webHidden/>
            <w:rStyle w:val="InternetLink"/>
            <w:vanish/>
          </w:rPr>
          <w:t>http://marketplace.eclipse.org/</w:t>
        </w:r>
      </w:hyperlink>
    </w:p>
    <w:p>
      <w:pPr>
        <w:pStyle w:val="Normal"/>
        <w:numPr>
          <w:ilvl w:val="0"/>
          <w:numId w:val="9"/>
        </w:numPr>
        <w:rPr/>
      </w:pPr>
      <w:r>
        <w:rPr>
          <w:i/>
        </w:rPr>
        <w:t>Vendor web site</w:t>
      </w:r>
      <w:r>
        <w:rPr/>
        <w:t xml:space="preserve"> — IBM has a page on its web site for each of the tools. The page list several installation options: Download, Install button, and Install New Software dialog.</w:t>
      </w:r>
    </w:p>
    <w:p>
      <w:pPr>
        <w:pStyle w:val="Normal"/>
        <w:rPr/>
      </w:pPr>
      <w:r>
        <w:rPr/>
        <w:t>Here is the list of tools that we added to Eclipse and its page on the IBM web site:</w:t>
      </w:r>
    </w:p>
    <w:p>
      <w:pPr>
        <w:pStyle w:val="Normal"/>
        <w:numPr>
          <w:ilvl w:val="0"/>
          <w:numId w:val="10"/>
        </w:numPr>
        <w:rPr/>
      </w:pPr>
      <w:r>
        <w:rPr/>
        <w:t>WebSphere Developer Tools for Eclipse Mars – for WAS Liberty Profile V8.5.5</w:t>
      </w:r>
    </w:p>
    <w:p>
      <w:pPr>
        <w:pStyle w:val="Normal"/>
        <w:numPr>
          <w:ilvl w:val="0"/>
          <w:numId w:val="7"/>
        </w:numPr>
        <w:rPr/>
      </w:pPr>
      <w:r>
        <w:fldChar w:fldCharType="begin"/>
      </w:r>
      <w:r>
        <w:instrText> HYPERLINK "https://developer.ibm.com/wasdev/downloads/" \l "asset/tools-WebSphere_Developer_Tools_for_Eclipse_Mars"</w:instrText>
      </w:r>
      <w:r>
        <w:fldChar w:fldCharType="separate"/>
      </w:r>
      <w:r>
        <w:rPr>
          <w:rStyle w:val="InternetLink"/>
        </w:rPr>
        <w:t>https://developer.ibm.com/wasdev/downloads/#asset/tools-WebSphere_Developer_Tools_for_Eclipse_Mars</w:t>
      </w:r>
      <w:r>
        <w:fldChar w:fldCharType="end"/>
      </w:r>
    </w:p>
    <w:p>
      <w:pPr>
        <w:pStyle w:val="Normal"/>
        <w:numPr>
          <w:ilvl w:val="0"/>
          <w:numId w:val="10"/>
        </w:numPr>
        <w:rPr/>
      </w:pPr>
      <w:r>
        <w:rPr/>
        <w:t>IBM Eclipse Tools for Bluemix</w:t>
      </w:r>
    </w:p>
    <w:p>
      <w:pPr>
        <w:pStyle w:val="Normal"/>
        <w:numPr>
          <w:ilvl w:val="0"/>
          <w:numId w:val="7"/>
        </w:numPr>
        <w:rPr/>
      </w:pPr>
      <w:r>
        <w:fldChar w:fldCharType="begin"/>
      </w:r>
      <w:r>
        <w:instrText> HYPERLINK "https://developer.ibm.com/wasdev/downloads/" \l "asset/tools-IBM_Eclipse_Tools_for_Bluemix"</w:instrText>
      </w:r>
      <w:r>
        <w:fldChar w:fldCharType="separate"/>
      </w:r>
      <w:r>
        <w:rPr>
          <w:rStyle w:val="InternetLink"/>
        </w:rPr>
        <w:t>https://developer.ibm.com/wasdev/downloads/#asset/tools-IBM_Eclipse_Tools_for_Bluemix</w:t>
      </w:r>
      <w:r>
        <w:fldChar w:fldCharType="end"/>
      </w:r>
    </w:p>
    <w:p>
      <w:pPr>
        <w:pStyle w:val="Normal"/>
        <w:numPr>
          <w:ilvl w:val="0"/>
          <w:numId w:val="10"/>
        </w:numPr>
        <w:rPr/>
      </w:pPr>
      <w:r>
        <w:rPr/>
        <w:t>WebSphere Application Server Migration Toolkit</w:t>
      </w:r>
    </w:p>
    <w:p>
      <w:pPr>
        <w:pStyle w:val="Normal"/>
        <w:numPr>
          <w:ilvl w:val="0"/>
          <w:numId w:val="7"/>
        </w:numPr>
        <w:rPr/>
      </w:pPr>
      <w:r>
        <w:fldChar w:fldCharType="begin"/>
      </w:r>
      <w:r>
        <w:instrText> HYPERLINK "https://developer.ibm.com/wasdev/downloads/" \l "asset/tools-WebSphere_Application_Server_Migration_Toolkit"</w:instrText>
      </w:r>
      <w:r>
        <w:fldChar w:fldCharType="separate"/>
      </w:r>
      <w:r>
        <w:rPr>
          <w:rStyle w:val="InternetLink"/>
        </w:rPr>
        <w:t>https://developer.ibm.com/wasdev/downloads/#asset/tools-WebSphere_Application_Server_Migration_Toolkit</w:t>
      </w:r>
      <w:r>
        <w:fldChar w:fldCharType="end"/>
      </w:r>
    </w:p>
    <w:p>
      <w:pPr>
        <w:pStyle w:val="Normal"/>
        <w:rPr/>
      </w:pPr>
      <w:r>
        <w:rPr/>
        <w:t>You now have Eclipse installed with several WebSphere and Bluemix tools.</w:t>
      </w:r>
    </w:p>
    <w:p>
      <w:pPr>
        <w:pStyle w:val="Normal"/>
        <w:rPr/>
      </w:pPr>
      <w:r>
        <w:rPr/>
        <w:t>For the sample JBoss application we use for the Migration exercise, we also installed the JBoss Tools into Eclipse. See the “</w:t>
      </w:r>
      <w:r>
        <w:rPr/>
        <w:fldChar w:fldCharType="begin"/>
      </w:r>
      <w:r>
        <w:instrText> REF _Ref314138161 \h </w:instrText>
      </w:r>
      <w:r>
        <w:fldChar w:fldCharType="separate"/>
      </w:r>
      <w:r/>
      <w:r>
        <w:fldChar w:fldCharType="end"/>
      </w:r>
      <w:r>
        <w:rPr/>
        <w:t>” section below.</w:t>
      </w:r>
    </w:p>
    <w:p>
      <w:pPr>
        <w:pStyle w:val="Heading3"/>
        <w:rPr/>
      </w:pPr>
      <w:r>
        <w:rPr/>
        <w:t>Cloud Foundry CLI</w:t>
      </w:r>
    </w:p>
    <w:p>
      <w:pPr>
        <w:pStyle w:val="Normal"/>
        <w:rPr/>
      </w:pPr>
      <w:r>
        <w:rPr/>
        <w:t>To install the CF CLI, follow the directions in “Installing the cf Command Line Interface”:</w:t>
      </w:r>
    </w:p>
    <w:p>
      <w:pPr>
        <w:pStyle w:val="Normal"/>
        <w:numPr>
          <w:ilvl w:val="0"/>
          <w:numId w:val="6"/>
        </w:numPr>
        <w:rPr/>
      </w:pPr>
      <w:hyperlink r:id="rId76">
        <w:r>
          <w:rPr>
            <w:webHidden/>
            <w:rStyle w:val="InternetLink"/>
            <w:vanish/>
          </w:rPr>
          <w:t>https://docs.cloudfoundry.org/devguide/installcf/install-go-cli.html</w:t>
        </w:r>
      </w:hyperlink>
    </w:p>
    <w:p>
      <w:pPr>
        <w:pStyle w:val="Normal"/>
        <w:rPr/>
      </w:pPr>
      <w:r>
        <w:rPr/>
        <w:t>This lab used CF version v6.14.0.</w:t>
      </w:r>
    </w:p>
    <w:p>
      <w:pPr>
        <w:pStyle w:val="Heading3"/>
        <w:rPr/>
      </w:pPr>
      <w:r>
        <w:rPr/>
        <w:t>Git client</w:t>
      </w:r>
    </w:p>
    <w:p>
      <w:pPr>
        <w:pStyle w:val="Normal"/>
        <w:rPr>
          <w:u w:val="none" w:color="7F007F"/>
        </w:rPr>
      </w:pPr>
      <w:r>
        <w:rPr>
          <w:u w:val="none" w:color="7F007F"/>
        </w:rPr>
        <w:t>Download the Git tool here:</w:t>
      </w:r>
    </w:p>
    <w:p>
      <w:pPr>
        <w:pStyle w:val="Normal"/>
        <w:numPr>
          <w:ilvl w:val="0"/>
          <w:numId w:val="6"/>
        </w:numPr>
        <w:rPr/>
      </w:pPr>
      <w:hyperlink r:id="rId77">
        <w:r>
          <w:rPr>
            <w:webHidden/>
            <w:rStyle w:val="InternetLink"/>
            <w:vanish/>
            <w:u w:val="none" w:color="7F007F"/>
          </w:rPr>
          <w:t>https://git-scm.com/downloads</w:t>
        </w:r>
      </w:hyperlink>
    </w:p>
    <w:p>
      <w:pPr>
        <w:pStyle w:val="Normal"/>
        <w:rPr/>
      </w:pPr>
      <w:r>
        <w:rPr/>
        <w:t>This lab used git version 2.6.4.windows.1.</w:t>
      </w:r>
    </w:p>
    <w:p>
      <w:pPr>
        <w:pStyle w:val="Heading3"/>
        <w:rPr>
          <w:u w:val="none" w:color="7F007F"/>
        </w:rPr>
      </w:pPr>
      <w:r>
        <w:rPr>
          <w:u w:val="none" w:color="7F007F"/>
        </w:rPr>
        <w:t>PuTTY</w:t>
      </w:r>
    </w:p>
    <w:p>
      <w:pPr>
        <w:pStyle w:val="Normal"/>
        <w:rPr>
          <w:u w:val="none" w:color="7F007F"/>
        </w:rPr>
      </w:pPr>
      <w:r>
        <w:rPr>
          <w:u w:val="none" w:color="7F007F"/>
        </w:rPr>
        <w:t>Download PuTTY here:</w:t>
      </w:r>
    </w:p>
    <w:p>
      <w:pPr>
        <w:pStyle w:val="Normal"/>
        <w:numPr>
          <w:ilvl w:val="0"/>
          <w:numId w:val="6"/>
        </w:numPr>
        <w:rPr/>
      </w:pPr>
      <w:hyperlink r:id="rId78">
        <w:r>
          <w:rPr>
            <w:webHidden/>
            <w:rStyle w:val="InternetLink"/>
            <w:vanish/>
            <w:u w:val="none" w:color="7F007F"/>
          </w:rPr>
          <w:t>http://www.putty.org/</w:t>
        </w:r>
      </w:hyperlink>
    </w:p>
    <w:p>
      <w:pPr>
        <w:pStyle w:val="Normal"/>
        <w:rPr/>
      </w:pPr>
      <w:r>
        <w:rPr/>
        <w:t>This lab used PuTTY release 0.63.</w:t>
      </w:r>
    </w:p>
    <w:p>
      <w:pPr>
        <w:pStyle w:val="Heading3"/>
        <w:rPr>
          <w:u w:val="none" w:color="7F007F"/>
        </w:rPr>
      </w:pPr>
      <w:r>
        <w:rPr>
          <w:u w:val="none" w:color="7F007F"/>
        </w:rPr>
        <w:t>JBoss</w:t>
      </w:r>
    </w:p>
    <w:p>
      <w:pPr>
        <w:pStyle w:val="Normal"/>
        <w:rPr/>
      </w:pPr>
      <w:r>
        <w:rPr/>
        <w:t>The sample application requires an older version of JBoss. Download older versions of JBoss Application Server here:</w:t>
      </w:r>
    </w:p>
    <w:p>
      <w:pPr>
        <w:pStyle w:val="ListParagraph"/>
        <w:numPr>
          <w:ilvl w:val="0"/>
          <w:numId w:val="6"/>
        </w:numPr>
        <w:rPr/>
      </w:pPr>
      <w:hyperlink r:id="rId79">
        <w:r>
          <w:rPr>
            <w:webHidden/>
            <w:rStyle w:val="InternetLink"/>
            <w:vanish/>
          </w:rPr>
          <w:t>http://jbossas.jboss.org/downloads/</w:t>
        </w:r>
      </w:hyperlink>
    </w:p>
    <w:p>
      <w:pPr>
        <w:pStyle w:val="Normal"/>
        <w:rPr/>
      </w:pPr>
      <w:r>
        <w:rPr/>
        <w:t>The sample application requires JBoss v5.1, so download JBoss AS 5.1.0.</w:t>
      </w:r>
    </w:p>
    <w:p>
      <w:pPr>
        <w:pStyle w:val="Heading3"/>
        <w:rPr/>
      </w:pPr>
      <w:bookmarkStart w:id="94" w:name="_Ref314138161"/>
      <w:bookmarkEnd w:id="94"/>
      <w:r>
        <w:rPr/>
        <w:t>JBoss Tools</w:t>
      </w:r>
    </w:p>
    <w:p>
      <w:pPr>
        <w:pStyle w:val="Normal"/>
        <w:rPr/>
      </w:pPr>
      <w:r>
        <w:rPr/>
        <w:t>Download the JBoss Tools for Eclipse Mars 4.5 here:</w:t>
      </w:r>
    </w:p>
    <w:p>
      <w:pPr>
        <w:pStyle w:val="ListParagraph"/>
        <w:numPr>
          <w:ilvl w:val="0"/>
          <w:numId w:val="6"/>
        </w:numPr>
        <w:rPr/>
      </w:pPr>
      <w:hyperlink r:id="rId80">
        <w:r>
          <w:rPr>
            <w:webHidden/>
            <w:rStyle w:val="InternetLink"/>
            <w:vanish/>
          </w:rPr>
          <w:t>http://tools.jboss.org/downloads/jbosstools/mars/</w:t>
        </w:r>
      </w:hyperlink>
    </w:p>
    <w:p>
      <w:pPr>
        <w:pStyle w:val="Normal"/>
        <w:rPr/>
      </w:pPr>
      <w:r>
        <w:rPr/>
        <w:t>This lab used JBoss Tools 4.3.0.Final.</w:t>
      </w:r>
    </w:p>
    <w:p>
      <w:pPr>
        <w:pStyle w:val="Heading3"/>
        <w:rPr/>
      </w:pPr>
      <w:r>
        <w:rPr/>
        <w:t>MySQL</w:t>
      </w:r>
    </w:p>
    <w:p>
      <w:pPr>
        <w:pStyle w:val="Normal"/>
        <w:rPr/>
      </w:pPr>
      <w:r>
        <w:rPr/>
        <w:t>Download MySQL Community Server here:</w:t>
      </w:r>
    </w:p>
    <w:p>
      <w:pPr>
        <w:pStyle w:val="ListParagraph"/>
        <w:numPr>
          <w:ilvl w:val="0"/>
          <w:numId w:val="6"/>
        </w:numPr>
        <w:rPr/>
      </w:pPr>
      <w:hyperlink r:id="rId81">
        <w:r>
          <w:rPr>
            <w:webHidden/>
            <w:rStyle w:val="InternetLink"/>
            <w:vanish/>
          </w:rPr>
          <w:t>http://dev.mysql.com/downloads/mysql/</w:t>
        </w:r>
      </w:hyperlink>
    </w:p>
    <w:p>
      <w:pPr>
        <w:pStyle w:val="Normal"/>
        <w:rPr/>
      </w:pPr>
      <w:r>
        <w:rPr/>
        <w:t>This lab used MySQL Community Server 5.7.10.</w:t>
      </w:r>
    </w:p>
    <w:p>
      <w:pPr>
        <w:pStyle w:val="Heading3"/>
        <w:rPr/>
      </w:pPr>
      <w:r>
        <w:rPr/>
        <w:t>PostgreSQL</w:t>
      </w:r>
    </w:p>
    <w:p>
      <w:pPr>
        <w:pStyle w:val="Normal"/>
        <w:rPr/>
      </w:pPr>
      <w:r>
        <w:rPr/>
        <w:t>Download PostgreSQL here:</w:t>
      </w:r>
    </w:p>
    <w:p>
      <w:pPr>
        <w:pStyle w:val="ListParagraph"/>
        <w:numPr>
          <w:ilvl w:val="0"/>
          <w:numId w:val="6"/>
        </w:numPr>
        <w:rPr/>
      </w:pPr>
      <w:hyperlink r:id="rId82">
        <w:r>
          <w:rPr>
            <w:webHidden/>
            <w:rStyle w:val="InternetLink"/>
            <w:vanish/>
          </w:rPr>
          <w:t>http://www.postgresql.org/download/</w:t>
        </w:r>
      </w:hyperlink>
    </w:p>
    <w:p>
      <w:pPr>
        <w:pStyle w:val="Normal"/>
        <w:rPr/>
      </w:pPr>
      <w:r>
        <w:rPr/>
        <w:t>This lab used PostgreSQL version 9.4.</w:t>
      </w:r>
    </w:p>
    <w:p>
      <w:pPr>
        <w:pStyle w:val="Heading3"/>
        <w:rPr/>
      </w:pPr>
      <w:r>
        <w:rPr/>
        <w:t>Derby</w:t>
      </w:r>
    </w:p>
    <w:p>
      <w:pPr>
        <w:pStyle w:val="Normal"/>
        <w:rPr/>
      </w:pPr>
      <w:r>
        <w:rPr/>
        <w:t>Download Apache Derby here:</w:t>
      </w:r>
    </w:p>
    <w:p>
      <w:pPr>
        <w:pStyle w:val="ListParagraph"/>
        <w:numPr>
          <w:ilvl w:val="0"/>
          <w:numId w:val="6"/>
        </w:numPr>
        <w:rPr/>
      </w:pPr>
      <w:hyperlink r:id="rId83">
        <w:r>
          <w:rPr>
            <w:webHidden/>
            <w:rStyle w:val="InternetLink"/>
            <w:vanish/>
          </w:rPr>
          <w:t>https://db.apache.org/derby/derby_downloads.html</w:t>
        </w:r>
      </w:hyperlink>
    </w:p>
    <w:p>
      <w:pPr>
        <w:pStyle w:val="Normal"/>
        <w:rPr/>
      </w:pPr>
      <w:r>
        <w:rPr/>
        <w:t>This lab used version 10.11.1.1.</w:t>
      </w:r>
    </w:p>
    <w:p>
      <w:pPr>
        <w:pStyle w:val="Heading2"/>
        <w:rPr>
          <w:u w:val="none" w:color="7F007F"/>
        </w:rPr>
      </w:pPr>
      <w:bookmarkStart w:id="95" w:name="_Ref314146095"/>
      <w:bookmarkStart w:id="96" w:name="_Toc314324441"/>
      <w:bookmarkStart w:id="97" w:name="_Ref313718784"/>
      <w:bookmarkStart w:id="98" w:name="_Ref313540765"/>
      <w:bookmarkEnd w:id="95"/>
      <w:bookmarkEnd w:id="96"/>
      <w:bookmarkEnd w:id="97"/>
      <w:bookmarkEnd w:id="98"/>
      <w:r>
        <w:rPr>
          <w:u w:val="none" w:color="7F007F"/>
        </w:rPr>
        <w:t>Using the Secure Gateway client CLI</w:t>
      </w:r>
    </w:p>
    <w:tbl>
      <w:tblPr>
        <w:tblW w:w="8748" w:type="dxa"/>
        <w:jc w:val="left"/>
        <w:tblInd w:w="-10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3" w:type="dxa"/>
          <w:bottom w:w="0" w:type="dxa"/>
          <w:right w:w="100" w:type="dxa"/>
        </w:tblCellMar>
        <w:tblLook w:firstRow="0" w:noVBand="0" w:lastRow="0" w:firstColumn="0" w:lastColumn="0" w:noHBand="0" w:val="0000"/>
      </w:tblPr>
      <w:tblGrid>
        <w:gridCol w:w="8748"/>
      </w:tblGrid>
      <w:tr>
        <w:trPr/>
        <w:tc>
          <w:tcPr>
            <w:tcW w:w="874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3" w:type="dxa"/>
            </w:tcMar>
            <w:vAlign w:val="center"/>
          </w:tcPr>
          <w:p>
            <w:pPr>
              <w:pStyle w:val="Normal"/>
              <w:widowControl/>
              <w:bidi w:val="0"/>
              <w:spacing w:lineRule="atLeast" w:line="300" w:before="187" w:after="58"/>
              <w:contextualSpacing/>
              <w:jc w:val="left"/>
              <w:rPr>
                <w:u w:val="none" w:color="7F007F"/>
              </w:rPr>
            </w:pPr>
            <w:r>
              <w:rPr>
                <w:b/>
                <w:bCs/>
                <w:u w:val="none" w:color="7F007F"/>
              </w:rPr>
              <w:t>Optional:</w:t>
            </w:r>
            <w:r>
              <w:rPr>
                <w:u w:val="none" w:color="7F007F"/>
              </w:rPr>
              <w:t xml:space="preserve"> This section is a brief detour to look at the gateway client CLI. There are no tutorial steps in this section.</w:t>
            </w:r>
          </w:p>
        </w:tc>
      </w:tr>
    </w:tbl>
    <w:p>
      <w:pPr>
        <w:pStyle w:val="Normal"/>
        <w:rPr/>
      </w:pPr>
      <w:r>
        <w:rPr>
          <w:u w:val="none" w:color="7F007F"/>
        </w:rPr>
        <w:t xml:space="preserve">The command to run the gateway client container also connects the user to the gateway client CLI. The CLI shows logging information, such as when connections from the gateway are open and closed. See </w:t>
      </w:r>
      <w:r>
        <w:rPr>
          <w:u w:val="none" w:color="7F007F"/>
        </w:rPr>
        <w:fldChar w:fldCharType="begin"/>
      </w:r>
      <w:r>
        <w:instrText> REF _Ref313542785 \h </w:instrText>
      </w:r>
      <w:r>
        <w:fldChar w:fldCharType="separate"/>
      </w:r>
      <w:r>
        <w:t>Figure 50</w:t>
      </w:r>
      <w:r>
        <w:fldChar w:fldCharType="end"/>
      </w:r>
      <w:r>
        <w:rPr>
          <w:u w:val="none" w:color="7F007F"/>
        </w:rPr>
        <w:t>.</w:t>
      </w:r>
    </w:p>
    <w:p>
      <w:pPr>
        <w:pStyle w:val="Normal"/>
        <w:pBdr>
          <w:top w:val="single" w:sz="4" w:space="1" w:color="00000A"/>
          <w:bottom w:val="single" w:sz="4" w:space="1" w:color="00000A"/>
        </w:pBdr>
        <w:spacing w:before="0" w:after="0"/>
        <w:contextualSpacing/>
        <w:rPr>
          <w:u w:val="none" w:color="7F007F"/>
        </w:rPr>
      </w:pPr>
      <w:r>
        <w:rPr>
          <w:u w:val="none" w:color="7F007F"/>
        </w:rPr>
        <w:t>[2015-01-01 12:00:00.000] [INFO] Connection #1 is being established to 129.40.111.222:3306</w:t>
      </w:r>
    </w:p>
    <w:p>
      <w:pPr>
        <w:pStyle w:val="Normal"/>
        <w:pBdr>
          <w:top w:val="single" w:sz="4" w:space="1" w:color="00000A"/>
          <w:bottom w:val="single" w:sz="4" w:space="1" w:color="00000A"/>
        </w:pBdr>
        <w:spacing w:before="0" w:after="0"/>
        <w:contextualSpacing/>
        <w:rPr>
          <w:u w:val="none" w:color="7F007F"/>
        </w:rPr>
      </w:pPr>
      <w:r>
        <w:rPr>
          <w:u w:val="none" w:color="7F007F"/>
        </w:rPr>
        <w:t>[2015-01-01 12:01:00.000] [INFO] Connection #1 to 129.40.111.222:3306 was closed</w:t>
      </w:r>
    </w:p>
    <w:p>
      <w:pPr>
        <w:pStyle w:val="Normal"/>
        <w:pBdr>
          <w:top w:val="single" w:sz="4" w:space="1" w:color="00000A"/>
          <w:bottom w:val="single" w:sz="4" w:space="1" w:color="00000A"/>
        </w:pBdr>
        <w:spacing w:before="0" w:after="0"/>
        <w:contextualSpacing/>
        <w:rPr>
          <w:u w:val="none" w:color="7F007F"/>
        </w:rPr>
      </w:pPr>
      <w:r>
        <w:rPr>
          <w:u w:val="none" w:color="7F007F"/>
        </w:rPr>
        <w:t>[2015-01-01 12:02:00.000] [INFO] Connection #2 is being established to 129.40.111.222:3306</w:t>
      </w:r>
    </w:p>
    <w:p>
      <w:pPr>
        <w:pStyle w:val="Normal"/>
        <w:pBdr>
          <w:top w:val="single" w:sz="4" w:space="1" w:color="00000A"/>
          <w:bottom w:val="single" w:sz="4" w:space="1" w:color="00000A"/>
        </w:pBdr>
        <w:spacing w:before="0" w:after="0"/>
        <w:contextualSpacing/>
        <w:rPr>
          <w:u w:val="none" w:color="7F007F"/>
        </w:rPr>
      </w:pPr>
      <w:r>
        <w:rPr>
          <w:u w:val="none" w:color="7F007F"/>
        </w:rPr>
        <w:t>[2015-01-01 12:03:00.000] [INFO] Connection #2 to 129.40.111.222:3306 was closed</w:t>
      </w:r>
    </w:p>
    <w:p>
      <w:pPr>
        <w:pStyle w:val="Caption1"/>
        <w:rPr/>
      </w:pPr>
      <w:bookmarkStart w:id="99" w:name="_Ref313542785"/>
      <w:r>
        <w:rPr/>
        <w:t xml:space="preserve">Figure </w:t>
      </w:r>
      <w:r>
        <w:rPr/>
        <w:fldChar w:fldCharType="begin"/>
      </w:r>
      <w:r>
        <w:instrText> SEQ Figure \* ARABIC </w:instrText>
      </w:r>
      <w:r>
        <w:fldChar w:fldCharType="separate"/>
      </w:r>
      <w:r>
        <w:t>50</w:t>
      </w:r>
      <w:r>
        <w:fldChar w:fldCharType="end"/>
      </w:r>
      <w:bookmarkEnd w:id="99"/>
      <w:r>
        <w:rPr/>
        <w:t>: Gateway client logging information</w:t>
      </w:r>
    </w:p>
    <w:p>
      <w:pPr>
        <w:pStyle w:val="Normal"/>
        <w:rPr>
          <w:u w:val="none" w:color="7F007F"/>
        </w:rPr>
      </w:pPr>
      <w:r>
        <w:rPr>
          <w:u w:val="none" w:color="7F007F"/>
        </w:rPr>
        <w:t>The CLI also has commands for managing the client. For the list of commands, run the help command:</w:t>
      </w:r>
    </w:p>
    <w:p>
      <w:pPr>
        <w:pStyle w:val="Normal"/>
        <w:rPr>
          <w:u w:val="none" w:color="7F007F"/>
        </w:rPr>
      </w:pPr>
      <w:r>
        <w:rPr>
          <w:u w:val="none" w:color="7F007F"/>
        </w:rPr>
        <w:t>cli&gt; help</w:t>
      </w:r>
    </w:p>
    <w:tbl>
      <w:tblPr>
        <w:tblW w:w="9468" w:type="dxa"/>
        <w:jc w:val="left"/>
        <w:tblInd w:w="-10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3" w:type="dxa"/>
          <w:bottom w:w="0" w:type="dxa"/>
          <w:right w:w="100" w:type="dxa"/>
        </w:tblCellMar>
        <w:tblLook w:firstRow="0" w:noVBand="0" w:lastRow="0" w:firstColumn="0" w:lastColumn="0" w:noHBand="0" w:val="0000"/>
      </w:tblPr>
      <w:tblGrid>
        <w:gridCol w:w="9468"/>
      </w:tblGrid>
      <w:tr>
        <w:trPr/>
        <w:tc>
          <w:tcPr>
            <w:tcW w:w="946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3" w:type="dxa"/>
            </w:tcMar>
            <w:vAlign w:val="center"/>
          </w:tcPr>
          <w:p>
            <w:pPr>
              <w:pStyle w:val="Normal"/>
              <w:widowControl/>
              <w:bidi w:val="0"/>
              <w:spacing w:lineRule="atLeast" w:line="300" w:before="187" w:after="58"/>
              <w:contextualSpacing/>
              <w:jc w:val="left"/>
              <w:rPr>
                <w:u w:val="none" w:color="7F007F"/>
              </w:rPr>
            </w:pPr>
            <w:r>
              <w:rPr>
                <w:b/>
                <w:bCs/>
                <w:u w:val="none" w:color="7F007F"/>
              </w:rPr>
              <w:t>Documentation:</w:t>
            </w:r>
            <w:r>
              <w:rPr>
                <w:u w:val="none" w:color="7F007F"/>
              </w:rPr>
              <w:t xml:space="preserve"> These commands are also documented in “Services: Secure Gateway: Secure Gateway client interactive command-line interface” in the Bluemix documentation:</w:t>
            </w:r>
          </w:p>
          <w:p>
            <w:pPr>
              <w:pStyle w:val="Normal"/>
              <w:widowControl/>
              <w:bidi w:val="0"/>
              <w:spacing w:lineRule="atLeast" w:line="300" w:before="187" w:after="58"/>
              <w:contextualSpacing/>
              <w:jc w:val="left"/>
              <w:rPr/>
            </w:pPr>
            <w:r>
              <w:fldChar w:fldCharType="begin"/>
            </w:r>
            <w:r>
              <w:instrText> HYPERLINK "https://www.ng.bluemix.net/docs/services/SecureGateway/sg_022.html" \l "sg_010"</w:instrText>
            </w:r>
            <w:r>
              <w:fldChar w:fldCharType="separate"/>
            </w:r>
            <w:r>
              <w:rPr>
                <w:rStyle w:val="InternetLink"/>
                <w:u w:val="none" w:color="0000FF"/>
              </w:rPr>
              <w:t>https://www.ng.bluemix.net/docs/services/SecureGateway/sg_022.html#sg_010</w:t>
            </w:r>
            <w:r>
              <w:fldChar w:fldCharType="end"/>
            </w:r>
          </w:p>
        </w:tc>
      </w:tr>
    </w:tbl>
    <w:p>
      <w:pPr>
        <w:pStyle w:val="Normal"/>
        <w:rPr>
          <w:u w:val="none" w:color="7F007F"/>
        </w:rPr>
      </w:pPr>
      <w:r>
        <w:rPr>
          <w:u w:val="none" w:color="7F007F"/>
        </w:rPr>
        <w:t>When you log out of the virtual machine, the gateway client keeps running so that applications can continue to connect to destinations. How do you know that the client is still running? On the Bluemix end, in the Bluemix dashboard, the gateway view shows whether the gateway is connected.</w:t>
      </w:r>
    </w:p>
    <w:p>
      <w:pPr>
        <w:pStyle w:val="Normal"/>
        <w:rPr>
          <w:u w:val="none" w:color="7F007F"/>
        </w:rPr>
      </w:pPr>
      <w:r>
        <w:rPr>
          <w:u w:val="none" w:color="7F007F"/>
        </w:rPr>
        <w:t>On the client end, use Docker commands to see what the client container’s status is.</w:t>
      </w:r>
    </w:p>
    <w:tbl>
      <w:tblPr>
        <w:tblW w:w="9468" w:type="dxa"/>
        <w:jc w:val="left"/>
        <w:tblInd w:w="-10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3" w:type="dxa"/>
          <w:bottom w:w="0" w:type="dxa"/>
          <w:right w:w="100" w:type="dxa"/>
        </w:tblCellMar>
        <w:tblLook w:firstRow="0" w:noVBand="0" w:lastRow="0" w:firstColumn="0" w:lastColumn="0" w:noHBand="0" w:val="0000"/>
      </w:tblPr>
      <w:tblGrid>
        <w:gridCol w:w="9468"/>
      </w:tblGrid>
      <w:tr>
        <w:trPr/>
        <w:tc>
          <w:tcPr>
            <w:tcW w:w="946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3" w:type="dxa"/>
            </w:tcMar>
            <w:vAlign w:val="center"/>
          </w:tcPr>
          <w:p>
            <w:pPr>
              <w:pStyle w:val="Normal"/>
              <w:widowControl/>
              <w:bidi w:val="0"/>
              <w:spacing w:lineRule="atLeast" w:line="300" w:before="187" w:after="58"/>
              <w:contextualSpacing/>
              <w:jc w:val="left"/>
              <w:rPr>
                <w:rFonts w:cs="Arial"/>
                <w:szCs w:val="22"/>
                <w:u w:val="none" w:color="7F007F"/>
              </w:rPr>
            </w:pPr>
            <w:r>
              <w:rPr>
                <w:rFonts w:cs="Arial"/>
                <w:b/>
                <w:bCs/>
                <w:szCs w:val="22"/>
                <w:u w:val="none" w:color="7F007F"/>
              </w:rPr>
              <w:t>Documentation:</w:t>
            </w:r>
            <w:r>
              <w:rPr>
                <w:rFonts w:cs="Arial"/>
                <w:szCs w:val="22"/>
                <w:u w:val="none" w:color="7F007F"/>
              </w:rPr>
              <w:t xml:space="preserve"> Docker commands are documented in “Using the command line” in the Docker documentation:</w:t>
            </w:r>
          </w:p>
          <w:p>
            <w:pPr>
              <w:pStyle w:val="Normal"/>
              <w:widowControl/>
              <w:bidi w:val="0"/>
              <w:spacing w:lineRule="atLeast" w:line="300" w:before="187" w:after="58"/>
              <w:contextualSpacing/>
              <w:jc w:val="left"/>
              <w:rPr/>
            </w:pPr>
            <w:hyperlink r:id="rId84">
              <w:r>
                <w:rPr>
                  <w:webHidden/>
                  <w:rStyle w:val="InternetLink"/>
                  <w:rFonts w:cs="Arial"/>
                  <w:vanish/>
                  <w:szCs w:val="22"/>
                  <w:u w:val="none" w:color="0000FF"/>
                </w:rPr>
                <w:t>https://docs.docker.com/reference/commandline/cli</w:t>
              </w:r>
            </w:hyperlink>
          </w:p>
        </w:tc>
      </w:tr>
    </w:tbl>
    <w:p>
      <w:pPr>
        <w:pStyle w:val="Normal"/>
        <w:rPr/>
      </w:pPr>
      <w:r>
        <w:rPr>
          <w:u w:val="none" w:color="7F007F"/>
        </w:rPr>
        <w:t xml:space="preserve">To see if the gateway client is running, run Docker’s process status command, as shown in </w:t>
      </w:r>
      <w:r>
        <w:rPr>
          <w:u w:val="none" w:color="7F007F"/>
        </w:rPr>
        <w:fldChar w:fldCharType="begin"/>
      </w:r>
      <w:r>
        <w:instrText> REF _Ref313543081 \h </w:instrText>
      </w:r>
      <w:r>
        <w:fldChar w:fldCharType="separate"/>
      </w:r>
      <w:r>
        <w:t>Figure 51</w:t>
      </w:r>
      <w:r>
        <w:fldChar w:fldCharType="end"/>
      </w:r>
      <w:r>
        <w:rPr>
          <w:u w:val="none" w:color="7F007F"/>
        </w:rPr>
        <w:t>.</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pBdr>
          <w:top w:val="single" w:sz="4" w:space="1" w:color="00000A"/>
          <w:bottom w:val="single" w:sz="4" w:space="1" w:color="00000A"/>
        </w:pBdr>
        <w:spacing w:before="0" w:after="0"/>
        <w:contextualSpacing/>
        <w:rPr>
          <w:u w:val="none" w:color="7F007F"/>
        </w:rPr>
      </w:pPr>
      <w:r>
        <w:rPr>
          <w:u w:val="none" w:color="7F007F"/>
        </w:rPr>
        <w:t xml:space="preserve">$ </w:t>
      </w:r>
      <w:r>
        <w:rPr>
          <w:b/>
          <w:u w:val="none" w:color="7F007F"/>
        </w:rPr>
        <w:t>docker ps</w:t>
      </w:r>
    </w:p>
    <w:p>
      <w:pPr>
        <w:pStyle w:val="Normal"/>
        <w:pBdr>
          <w:top w:val="single" w:sz="4" w:space="1" w:color="00000A"/>
          <w:bottom w:val="single" w:sz="4" w:space="1" w:color="00000A"/>
        </w:pBdr>
        <w:spacing w:before="0" w:after="0"/>
        <w:contextualSpacing/>
        <w:rPr>
          <w:u w:val="none" w:color="7F007F"/>
        </w:rPr>
      </w:pPr>
      <w:r>
        <w:rPr>
          <w:u w:val="none" w:color="7F007F"/>
        </w:rPr>
        <w:t>CONTAINER ID</w:t>
        <w:tab/>
        <w:t>IMAGE</w:t>
        <w:tab/>
        <w:tab/>
        <w:tab/>
        <w:tab/>
        <w:tab/>
        <w:t>STATUS</w:t>
        <w:tab/>
        <w:t>NAMES</w:t>
      </w:r>
    </w:p>
    <w:p>
      <w:pPr>
        <w:pStyle w:val="Normal"/>
        <w:pBdr>
          <w:top w:val="single" w:sz="4" w:space="1" w:color="00000A"/>
          <w:bottom w:val="single" w:sz="4" w:space="1" w:color="00000A"/>
        </w:pBdr>
        <w:spacing w:before="0" w:after="0"/>
        <w:contextualSpacing/>
        <w:rPr>
          <w:u w:val="none" w:color="7F007F"/>
        </w:rPr>
      </w:pPr>
      <w:r>
        <w:rPr>
          <w:u w:val="none" w:color="7F007F"/>
        </w:rPr>
        <w:t>aa000000000a</w:t>
        <w:tab/>
        <w:t>ibmcom/secure-gateway-client</w:t>
        <w:tab/>
        <w:t>Up 4 days</w:t>
        <w:tab/>
        <w:t>gateway_client</w:t>
      </w:r>
    </w:p>
    <w:p>
      <w:pPr>
        <w:pStyle w:val="Normal"/>
        <w:pBdr>
          <w:top w:val="single" w:sz="4" w:space="1" w:color="00000A"/>
          <w:bottom w:val="single" w:sz="4" w:space="1" w:color="00000A"/>
        </w:pBdr>
        <w:spacing w:before="0" w:after="0"/>
        <w:contextualSpacing/>
        <w:rPr>
          <w:u w:val="none" w:color="7F007F"/>
        </w:rPr>
      </w:pPr>
      <w:r>
        <w:rPr>
          <w:u w:val="none" w:color="7F007F"/>
        </w:rPr>
        <w:t>a000aa00aaaa</w:t>
        <w:tab/>
        <w:t>tutum/mysql</w:t>
        <w:tab/>
        <w:tab/>
        <w:tab/>
        <w:tab/>
        <w:t>Up 2 weeks</w:t>
        <w:tab/>
        <w:t>mysql-tutum</w:t>
      </w:r>
    </w:p>
    <w:p>
      <w:pPr>
        <w:pStyle w:val="Caption1"/>
        <w:rPr/>
      </w:pPr>
      <w:bookmarkStart w:id="100" w:name="_Ref313543081"/>
      <w:r>
        <w:rPr/>
        <w:t xml:space="preserve">Figure </w:t>
      </w:r>
      <w:r>
        <w:rPr/>
        <w:fldChar w:fldCharType="begin"/>
      </w:r>
      <w:r>
        <w:instrText> SEQ Figure \* ARABIC </w:instrText>
      </w:r>
      <w:r>
        <w:fldChar w:fldCharType="separate"/>
      </w:r>
      <w:r>
        <w:t>51</w:t>
      </w:r>
      <w:r>
        <w:fldChar w:fldCharType="end"/>
      </w:r>
      <w:bookmarkEnd w:id="100"/>
      <w:r>
        <w:rPr/>
        <w:t>: Docker process status command</w:t>
      </w:r>
    </w:p>
    <w:p>
      <w:pPr>
        <w:pStyle w:val="Normal"/>
        <w:rPr>
          <w:u w:val="none" w:color="7F007F"/>
        </w:rPr>
      </w:pPr>
      <w:r>
        <w:rPr>
          <w:u w:val="none" w:color="7F007F"/>
        </w:rPr>
        <w:t>This example shows a couple of details of interest:</w:t>
      </w:r>
    </w:p>
    <w:p>
      <w:pPr>
        <w:pStyle w:val="ListParagraph"/>
        <w:numPr>
          <w:ilvl w:val="0"/>
          <w:numId w:val="6"/>
        </w:numPr>
        <w:rPr>
          <w:u w:val="none" w:color="7F007F"/>
        </w:rPr>
      </w:pPr>
      <w:r>
        <w:rPr>
          <w:u w:val="none" w:color="7F007F"/>
        </w:rPr>
        <w:t>The container for the gateway client is the one named gateway_client. We know this because the container gateway_client was created from the image ibmcom/secure-gateway-client.</w:t>
      </w:r>
    </w:p>
    <w:p>
      <w:pPr>
        <w:pStyle w:val="ListParagraph"/>
        <w:numPr>
          <w:ilvl w:val="0"/>
          <w:numId w:val="6"/>
        </w:numPr>
        <w:rPr>
          <w:u w:val="none" w:color="7F007F"/>
        </w:rPr>
      </w:pPr>
      <w:r>
        <w:rPr>
          <w:u w:val="none" w:color="7F007F"/>
        </w:rPr>
        <w:t>The container gateway_client is running--its status says “Up.”</w:t>
      </w:r>
    </w:p>
    <w:p>
      <w:pPr>
        <w:pStyle w:val="Normal"/>
        <w:rPr/>
      </w:pPr>
      <w:r>
        <w:rPr>
          <w:u w:val="none" w:color="7F007F"/>
        </w:rPr>
        <w:t xml:space="preserve">To see all of the Docker containers, whether they’re running or stopped, use the all option, as shown in </w:t>
      </w:r>
      <w:r>
        <w:rPr>
          <w:u w:val="none" w:color="7F007F"/>
        </w:rPr>
        <w:fldChar w:fldCharType="begin"/>
      </w:r>
      <w:r>
        <w:instrText> REF _Ref313543191 \h </w:instrText>
      </w:r>
      <w:r>
        <w:fldChar w:fldCharType="separate"/>
      </w:r>
      <w:r>
        <w:t>Figure 52</w:t>
      </w:r>
      <w:r>
        <w:fldChar w:fldCharType="end"/>
      </w:r>
      <w:r>
        <w:rPr>
          <w:u w:val="none" w:color="7F007F"/>
        </w:rPr>
        <w:t>.</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pBdr>
          <w:top w:val="single" w:sz="4" w:space="1" w:color="00000A"/>
          <w:bottom w:val="single" w:sz="4" w:space="1" w:color="00000A"/>
        </w:pBdr>
        <w:spacing w:before="0" w:after="0"/>
        <w:contextualSpacing/>
        <w:rPr>
          <w:u w:val="none" w:color="7F007F"/>
        </w:rPr>
      </w:pPr>
      <w:r>
        <w:rPr>
          <w:u w:val="none" w:color="7F007F"/>
        </w:rPr>
        <w:t xml:space="preserve">$ </w:t>
      </w:r>
      <w:r>
        <w:rPr>
          <w:b/>
          <w:u w:val="none" w:color="7F007F"/>
        </w:rPr>
        <w:t>docker ps -a</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CONTAINER ID</w:t>
        <w:tab/>
        <w:tab/>
        <w:t>IMAGE</w:t>
        <w:tab/>
        <w:tab/>
        <w:tab/>
        <w:tab/>
        <w:t>STATUS</w:t>
        <w:tab/>
        <w:tab/>
        <w:tab/>
        <w:t>NAMES</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aa000000000a</w:t>
        <w:tab/>
        <w:tab/>
        <w:t>ibmcom/secure-gateway-client</w:t>
        <w:tab/>
        <w:t>Exited (0) 7 seconds ago</w:t>
        <w:tab/>
        <w:t>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a0a0000a0aa0</w:t>
        <w:tab/>
        <w:tab/>
        <w:t>hello-world</w:t>
        <w:tab/>
        <w:tab/>
        <w:tab/>
        <w:t>Exited (0) 2 weeks ago</w:t>
        <w:tab/>
        <w:tab/>
        <w:t>serene_newton</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a000aa00aaaa</w:t>
        <w:tab/>
        <w:tab/>
        <w:t>tutum/mysql</w:t>
        <w:tab/>
        <w:tab/>
        <w:tab/>
        <w:t>Up 2 weeks</w:t>
        <w:tab/>
        <w:tab/>
        <w:tab/>
        <w:t>mysql-tutum</w:t>
      </w:r>
    </w:p>
    <w:p>
      <w:pPr>
        <w:pStyle w:val="Caption1"/>
        <w:rPr/>
      </w:pPr>
      <w:bookmarkStart w:id="101" w:name="_Ref313543191"/>
      <w:r>
        <w:rPr/>
        <w:t xml:space="preserve">Figure </w:t>
      </w:r>
      <w:r>
        <w:rPr/>
        <w:fldChar w:fldCharType="begin"/>
      </w:r>
      <w:r>
        <w:instrText> SEQ Figure \* ARABIC </w:instrText>
      </w:r>
      <w:r>
        <w:fldChar w:fldCharType="separate"/>
      </w:r>
      <w:r>
        <w:t>52</w:t>
      </w:r>
      <w:r>
        <w:fldChar w:fldCharType="end"/>
      </w:r>
      <w:bookmarkEnd w:id="101"/>
      <w:r>
        <w:rPr/>
        <w:t>: Docker process status all command</w:t>
      </w:r>
    </w:p>
    <w:p>
      <w:pPr>
        <w:pStyle w:val="Normal"/>
        <w:rPr>
          <w:u w:val="none" w:color="7F007F"/>
        </w:rPr>
      </w:pPr>
      <w:r>
        <w:rPr>
          <w:u w:val="none" w:color="7F007F"/>
        </w:rPr>
        <w:t>This example shows a couple of details of interest:</w:t>
      </w:r>
    </w:p>
    <w:p>
      <w:pPr>
        <w:pStyle w:val="ListParagraph"/>
        <w:numPr>
          <w:ilvl w:val="0"/>
          <w:numId w:val="41"/>
        </w:numPr>
        <w:rPr>
          <w:u w:val="none" w:color="7F007F"/>
        </w:rPr>
      </w:pPr>
      <w:r>
        <w:rPr>
          <w:u w:val="none" w:color="7F007F"/>
        </w:rPr>
        <w:t>The container gateway_client is stopped--its status says “Exited.”</w:t>
      </w:r>
    </w:p>
    <w:p>
      <w:pPr>
        <w:pStyle w:val="ListParagraph"/>
        <w:numPr>
          <w:ilvl w:val="0"/>
          <w:numId w:val="41"/>
        </w:numPr>
        <w:rPr>
          <w:u w:val="none" w:color="7F007F"/>
        </w:rPr>
      </w:pPr>
      <w:r>
        <w:rPr>
          <w:u w:val="none" w:color="7F007F"/>
        </w:rPr>
        <w:t>The gateway_client container stopped cleanly--its exit code is 0.</w:t>
      </w:r>
    </w:p>
    <w:p>
      <w:pPr>
        <w:pStyle w:val="Normal"/>
        <w:rPr>
          <w:u w:val="none" w:color="7F007F"/>
        </w:rPr>
      </w:pPr>
      <w:r>
        <w:rPr>
          <w:u w:val="none" w:color="7F007F"/>
        </w:rPr>
        <w:t>To start an existing container, run Docker’s start command:</w:t>
      </w:r>
    </w:p>
    <w:p>
      <w:pPr>
        <w:pStyle w:val="Normal"/>
        <w:rPr>
          <w:rFonts w:cs="Arial"/>
          <w:szCs w:val="22"/>
          <w:u w:val="none" w:color="7F007F"/>
        </w:rPr>
      </w:pPr>
      <w:r>
        <w:rPr>
          <w:rFonts w:cs="Arial"/>
          <w:szCs w:val="22"/>
          <w:u w:val="none" w:color="7F007F"/>
        </w:rPr>
        <w:t>$ docker start gateway_client</w:t>
      </w:r>
    </w:p>
    <w:p>
      <w:pPr>
        <w:pStyle w:val="Normal"/>
        <w:rPr>
          <w:rFonts w:ascii="Helvetica" w:hAnsi="Helvetica" w:cs="Helvetica"/>
          <w:sz w:val="20"/>
          <w:szCs w:val="20"/>
          <w:u w:val="none" w:color="7F007F"/>
        </w:rPr>
      </w:pPr>
      <w:r>
        <w:rPr>
          <w:rFonts w:cs="Helvetica" w:ascii="Helvetica" w:hAnsi="Helvetica"/>
          <w:sz w:val="20"/>
          <w:szCs w:val="20"/>
          <w:u w:val="none" w:color="7F007F"/>
        </w:rPr>
        <w:t>To stop a running container, run Docker’s stop command:</w:t>
      </w:r>
    </w:p>
    <w:p>
      <w:pPr>
        <w:pStyle w:val="Normal"/>
        <w:rPr>
          <w:rFonts w:cs="Arial"/>
          <w:szCs w:val="22"/>
          <w:u w:val="none" w:color="7F007F"/>
        </w:rPr>
      </w:pPr>
      <w:r>
        <w:rPr>
          <w:rFonts w:cs="Arial"/>
          <w:szCs w:val="22"/>
          <w:u w:val="none" w:color="7F007F"/>
        </w:rPr>
        <w:t>$ docker stop serene_newton</w:t>
      </w:r>
    </w:p>
    <w:p>
      <w:pPr>
        <w:pStyle w:val="Normal"/>
        <w:rPr/>
      </w:pPr>
      <w:r>
        <w:rPr>
          <w:rFonts w:cs="Arial"/>
          <w:u w:val="none" w:color="7F007F"/>
        </w:rPr>
        <w:t xml:space="preserve">Notice that example shows stopping the hello-world container; it doesn’t show using the stop command to stop the gateway client’s container. Stopping the gateway client by stopping its container is the equivalent of running </w:t>
      </w:r>
      <w:r>
        <w:rPr>
          <w:rFonts w:cs="Arial"/>
          <w:b/>
          <w:bCs/>
          <w:u w:val="none" w:color="7F007F"/>
        </w:rPr>
        <w:t>kill -9</w:t>
      </w:r>
      <w:r>
        <w:rPr>
          <w:rFonts w:cs="Arial"/>
          <w:u w:val="none" w:color="7F007F"/>
        </w:rPr>
        <w:t xml:space="preserve"> on the client process, which stops the client immediately and doesn’t allow the client to stop cleanly. The result is a 137 exit code, as shown in </w:t>
      </w:r>
      <w:r>
        <w:rPr>
          <w:rFonts w:cs="Arial"/>
          <w:u w:val="none" w:color="7F007F"/>
        </w:rPr>
        <w:fldChar w:fldCharType="begin"/>
      </w:r>
      <w:r>
        <w:instrText> REF _Ref313543682 \h </w:instrText>
      </w:r>
      <w:r>
        <w:fldChar w:fldCharType="separate"/>
      </w:r>
      <w:r>
        <w:t>Figure 53</w:t>
      </w:r>
      <w:r>
        <w:fldChar w:fldCharType="end"/>
      </w:r>
      <w:r>
        <w:rPr>
          <w:rFonts w:cs="Arial"/>
          <w:u w:val="none" w:color="7F007F"/>
        </w:rPr>
        <w:t>.</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 xml:space="preserve">$ </w:t>
      </w:r>
      <w:r>
        <w:rPr>
          <w:b/>
          <w:sz w:val="20"/>
          <w:szCs w:val="20"/>
          <w:u w:val="none" w:color="7F007F"/>
        </w:rPr>
        <w:t>docker start 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 xml:space="preserve">$ </w:t>
      </w:r>
      <w:r>
        <w:rPr>
          <w:b/>
          <w:sz w:val="20"/>
          <w:szCs w:val="20"/>
          <w:u w:val="none" w:color="7F007F"/>
        </w:rPr>
        <w:t>docker stop 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 xml:space="preserve">$ </w:t>
      </w:r>
      <w:r>
        <w:rPr>
          <w:b/>
          <w:sz w:val="20"/>
          <w:szCs w:val="20"/>
          <w:u w:val="none" w:color="7F007F"/>
        </w:rPr>
        <w:t>docker ps -a</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CONTAINER ID</w:t>
        <w:tab/>
        <w:tab/>
        <w:t>IMAGE</w:t>
        <w:tab/>
        <w:tab/>
        <w:tab/>
        <w:tab/>
        <w:t>STATUS</w:t>
        <w:tab/>
        <w:tab/>
        <w:tab/>
        <w:t>NAMES</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aa000000000a</w:t>
        <w:tab/>
        <w:tab/>
        <w:t>ibmcom/secure-gateway-client</w:t>
        <w:tab/>
        <w:t>Exited (137) 2 seconds ago</w:t>
        <w:tab/>
        <w:t>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a0a0000a0aa0</w:t>
        <w:tab/>
        <w:tab/>
        <w:t>hello-world</w:t>
        <w:tab/>
        <w:tab/>
        <w:tab/>
        <w:t>Exited (0) 2 weeks ago</w:t>
        <w:tab/>
        <w:tab/>
        <w:t>serene_newton</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a000aa00aaaa</w:t>
        <w:tab/>
        <w:tab/>
        <w:t>tutum/mysql</w:t>
        <w:tab/>
        <w:tab/>
        <w:tab/>
        <w:t>Up 2 weeks</w:t>
        <w:tab/>
        <w:tab/>
        <w:tab/>
        <w:t>mysql-tutum</w:t>
      </w:r>
    </w:p>
    <w:p>
      <w:pPr>
        <w:pStyle w:val="Caption1"/>
        <w:rPr/>
      </w:pPr>
      <w:bookmarkStart w:id="102" w:name="_Ref313543682"/>
      <w:r>
        <w:rPr/>
        <w:t xml:space="preserve">Figure </w:t>
      </w:r>
      <w:r>
        <w:rPr/>
        <w:fldChar w:fldCharType="begin"/>
      </w:r>
      <w:r>
        <w:instrText> SEQ Figure \* ARABIC </w:instrText>
      </w:r>
      <w:r>
        <w:fldChar w:fldCharType="separate"/>
      </w:r>
      <w:r>
        <w:t>53</w:t>
      </w:r>
      <w:r>
        <w:fldChar w:fldCharType="end"/>
      </w:r>
      <w:bookmarkEnd w:id="102"/>
      <w:r>
        <w:rPr/>
        <w:t>: Docker stop causes error code 137</w:t>
      </w:r>
    </w:p>
    <w:p>
      <w:pPr>
        <w:pStyle w:val="Normal"/>
        <w:rPr>
          <w:u w:val="none" w:color="7F007F"/>
        </w:rPr>
      </w:pPr>
      <w:r>
        <w:rPr>
          <w:u w:val="none" w:color="7F007F"/>
        </w:rPr>
        <w:t>To stop a gateway client cleanly, use its CLI. If you’ve lost the CLI connection to the gateway client, you can connect to the CLI again by running Docker’s attach command:</w:t>
      </w:r>
    </w:p>
    <w:p>
      <w:pPr>
        <w:pStyle w:val="Normal"/>
        <w:rPr>
          <w:u w:val="none" w:color="7F007F"/>
        </w:rPr>
      </w:pPr>
      <w:r>
        <w:rPr>
          <w:u w:val="none" w:color="7F007F"/>
        </w:rPr>
        <w:t>$ docker attach gateway_client</w:t>
      </w:r>
    </w:p>
    <w:p>
      <w:pPr>
        <w:pStyle w:val="Normal"/>
        <w:rPr/>
      </w:pPr>
      <w:r>
        <w:rPr/>
        <w:fldChar w:fldCharType="begin"/>
      </w:r>
      <w:r>
        <w:instrText> REF _Ref313543770 \h </w:instrText>
      </w:r>
      <w:r>
        <w:fldChar w:fldCharType="separate"/>
      </w:r>
      <w:r>
        <w:t>Figure 54</w:t>
      </w:r>
      <w:r>
        <w:fldChar w:fldCharType="end"/>
      </w:r>
      <w:r>
        <w:rPr>
          <w:u w:val="none" w:color="7F007F"/>
        </w:rPr>
        <w:t xml:space="preserve"> </w:t>
      </w:r>
      <w:r>
        <w:rPr>
          <w:u w:val="none" w:color="7F007F"/>
        </w:rPr>
        <w:t>shows how to start the gateway client’s container, connect to the client’s CLI, and cause the client to shut down cleanly.</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pBdr>
          <w:top w:val="single" w:sz="4" w:space="1" w:color="00000A"/>
          <w:bottom w:val="single" w:sz="4" w:space="1" w:color="00000A"/>
        </w:pBdr>
        <w:spacing w:before="0" w:after="0"/>
        <w:contextualSpacing/>
        <w:rPr>
          <w:u w:val="none" w:color="7F007F"/>
        </w:rPr>
      </w:pPr>
      <w:r>
        <w:rPr>
          <w:u w:val="none" w:color="7F007F"/>
        </w:rPr>
        <w:t xml:space="preserve">$ </w:t>
      </w:r>
      <w:r>
        <w:rPr>
          <w:b/>
          <w:u w:val="none" w:color="7F007F"/>
        </w:rPr>
        <w:t>docker start gateway_client</w:t>
      </w:r>
    </w:p>
    <w:p>
      <w:pPr>
        <w:pStyle w:val="Normal"/>
        <w:pBdr>
          <w:top w:val="single" w:sz="4" w:space="1" w:color="00000A"/>
          <w:bottom w:val="single" w:sz="4" w:space="1" w:color="00000A"/>
        </w:pBdr>
        <w:spacing w:before="0" w:after="0"/>
        <w:contextualSpacing/>
        <w:rPr>
          <w:u w:val="none" w:color="7F007F"/>
        </w:rPr>
      </w:pPr>
      <w:r>
        <w:rPr>
          <w:u w:val="none" w:color="7F007F"/>
        </w:rPr>
        <w:t>gateway_client</w:t>
      </w:r>
    </w:p>
    <w:p>
      <w:pPr>
        <w:pStyle w:val="Normal"/>
        <w:pBdr>
          <w:top w:val="single" w:sz="4" w:space="1" w:color="00000A"/>
          <w:bottom w:val="single" w:sz="4" w:space="1" w:color="00000A"/>
        </w:pBdr>
        <w:spacing w:before="0" w:after="0"/>
        <w:contextualSpacing/>
        <w:rPr>
          <w:u w:val="none" w:color="7F007F"/>
        </w:rPr>
      </w:pPr>
      <w:r>
        <w:rPr>
          <w:u w:val="none" w:color="7F007F"/>
        </w:rPr>
        <w:t xml:space="preserve">$ </w:t>
      </w:r>
      <w:r>
        <w:rPr>
          <w:b/>
          <w:u w:val="none" w:color="7F007F"/>
        </w:rPr>
        <w:t>docker attach gateway_client</w:t>
      </w:r>
    </w:p>
    <w:p>
      <w:pPr>
        <w:pStyle w:val="Normal"/>
        <w:pBdr>
          <w:top w:val="single" w:sz="4" w:space="1" w:color="00000A"/>
          <w:bottom w:val="single" w:sz="4" w:space="1" w:color="00000A"/>
        </w:pBdr>
        <w:spacing w:before="0" w:after="0"/>
        <w:contextualSpacing/>
        <w:rPr>
          <w:u w:val="none" w:color="7F007F"/>
        </w:rPr>
      </w:pPr>
      <w:r>
        <w:rPr>
          <w:u w:val="none" w:color="7F007F"/>
        </w:rPr>
      </w:r>
    </w:p>
    <w:p>
      <w:pPr>
        <w:pStyle w:val="Normal"/>
        <w:pBdr>
          <w:top w:val="single" w:sz="4" w:space="1" w:color="00000A"/>
          <w:bottom w:val="single" w:sz="4" w:space="1" w:color="00000A"/>
        </w:pBdr>
        <w:spacing w:before="0" w:after="0"/>
        <w:contextualSpacing/>
        <w:rPr>
          <w:u w:val="none" w:color="7F007F"/>
        </w:rPr>
      </w:pPr>
      <w:r>
        <w:rPr>
          <w:u w:val="none" w:color="7F007F"/>
        </w:rPr>
        <w:t xml:space="preserve">cli&gt; </w:t>
      </w:r>
      <w:r>
        <w:rPr>
          <w:b/>
          <w:u w:val="none" w:color="7F007F"/>
        </w:rPr>
        <w:t>quit</w:t>
      </w:r>
    </w:p>
    <w:p>
      <w:pPr>
        <w:pStyle w:val="Normal"/>
        <w:pBdr>
          <w:top w:val="single" w:sz="4" w:space="1" w:color="00000A"/>
          <w:bottom w:val="single" w:sz="4" w:space="1" w:color="00000A"/>
        </w:pBdr>
        <w:spacing w:before="0" w:after="0"/>
        <w:contextualSpacing/>
        <w:rPr>
          <w:u w:val="none" w:color="7F007F"/>
        </w:rPr>
      </w:pPr>
      <w:r>
        <w:rPr>
          <w:u w:val="none" w:color="7F007F"/>
        </w:rPr>
        <w:t>[2015-01-01 12:00:00.000] [FATAL] About to exit with code: 0</w:t>
      </w:r>
    </w:p>
    <w:p>
      <w:pPr>
        <w:pStyle w:val="Caption1"/>
        <w:rPr/>
      </w:pPr>
      <w:bookmarkStart w:id="103" w:name="_Ref313543770"/>
      <w:r>
        <w:rPr/>
        <w:t xml:space="preserve">Figure </w:t>
      </w:r>
      <w:r>
        <w:rPr/>
        <w:fldChar w:fldCharType="begin"/>
      </w:r>
      <w:r>
        <w:instrText> SEQ Figure \* ARABIC </w:instrText>
      </w:r>
      <w:r>
        <w:fldChar w:fldCharType="separate"/>
      </w:r>
      <w:r>
        <w:t>54</w:t>
      </w:r>
      <w:r>
        <w:fldChar w:fldCharType="end"/>
      </w:r>
      <w:bookmarkEnd w:id="103"/>
      <w:r>
        <w:rPr/>
        <w:t>: Cleaning stopping a gateway client</w:t>
      </w:r>
    </w:p>
    <w:p>
      <w:pPr>
        <w:pStyle w:val="Normal"/>
        <w:rPr>
          <w:u w:val="none" w:color="7F007F"/>
        </w:rPr>
      </w:pPr>
      <w:r>
        <w:rPr>
          <w:u w:val="none" w:color="7F007F"/>
        </w:rPr>
        <w:t>Now we’ve seen how to manage the gateway client using Docker commands and the gateway client CLI.</w:t>
      </w:r>
    </w:p>
    <w:p>
      <w:pPr>
        <w:pStyle w:val="Normal"/>
        <w:rPr/>
      </w:pPr>
      <w:r>
        <w:rPr/>
      </w:r>
    </w:p>
    <w:p>
      <w:pPr>
        <w:pStyle w:val="BBody"/>
        <w:rPr/>
      </w:pPr>
      <w:r>
        <w:rPr/>
      </w:r>
    </w:p>
    <w:p>
      <w:pPr>
        <w:pStyle w:val="Normal"/>
        <w:rPr/>
      </w:pPr>
      <w:r>
        <w:rPr/>
      </w:r>
    </w:p>
    <w:p>
      <w:pPr>
        <w:pStyle w:val="Normal"/>
        <w:widowControl/>
        <w:bidi w:val="0"/>
        <w:spacing w:lineRule="atLeast" w:line="300" w:before="187" w:after="58"/>
        <w:contextualSpacing/>
        <w:jc w:val="left"/>
        <w:rPr/>
      </w:pPr>
      <w:r>
        <w:rPr/>
      </w:r>
    </w:p>
    <w:sectPr>
      <w:headerReference w:type="default" r:id="rId85"/>
      <w:footerReference w:type="default" r:id="rId86"/>
      <w:type w:val="nextPage"/>
      <w:pgSz w:w="12240" w:h="15840"/>
      <w:pgMar w:left="1440" w:right="1440" w:header="720" w:top="1440" w:footer="720" w:bottom="1440" w:gutter="0"/>
      <w:pgNumType w:fmt="decimal"/>
      <w:formProt w:val="false"/>
      <w:titlePg/>
      <w:textDirection w:val="lrTb"/>
      <w:docGrid w:type="default" w:linePitch="36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kaaron" w:date="2016-01-29T14:23:00Z" w:initials="ka">
    <w:p>
      <w:r>
        <w:rPr/>
        <w:t>The picture for this step doesn’t reflect what is shown on the screen in the VM.XXXXXXXXXXXX</w:t>
      </w:r>
    </w:p>
    <w:p>
      <w:r>
        <w:rPr/>
      </w:r>
    </w:p>
    <w:p>
      <w:r>
        <w:rPr/>
      </w:r>
    </w:p>
    <w:p>
      <w:r>
        <w:rPr/>
      </w:r>
    </w:p>
    <w:p>
      <w:r>
        <w:rPr/>
      </w:r>
    </w:p>
    <w:p>
      <w:r>
        <w:rPr/>
      </w:r>
    </w:p>
    <w:p>
      <w:r>
        <w:rPr/>
      </w:r>
    </w:p>
    <w:p>
      <w:r>
        <w:rPr/>
      </w:r>
    </w:p>
    <w:p>
      <w:r>
        <w:rPr/>
      </w:r>
    </w:p>
    <w:p>
      <w:r>
        <w:rPr/>
      </w:r>
    </w:p>
    <w:p>
      <w:r>
        <w:rPr/>
      </w:r>
    </w:p>
    <w:p>
      <w:r>
        <w:rPr/>
      </w:r>
    </w:p>
    <w:p>
      <w:r>
        <w:rPr/>
      </w:r>
    </w:p>
  </w:comment>
  <w:comment w:id="1" w:author="kaaron" w:date="2016-02-01T14:47:00Z" w:initials="ka">
    <w:p>
      <w:r>
        <w:rPr/>
        <w:t>This does not exist.</w:t>
      </w:r>
    </w:p>
    <w:p>
      <w:r>
        <w:rPr/>
      </w:r>
    </w:p>
    <w:p>
      <w:r>
        <w:rPr/>
      </w:r>
    </w:p>
    <w:p>
      <w:r>
        <w:rPr/>
      </w:r>
    </w:p>
    <w:p>
      <w:r>
        <w:rPr/>
      </w:r>
    </w:p>
    <w:p>
      <w:r>
        <w:rPr/>
      </w:r>
    </w:p>
    <w:p>
      <w:r>
        <w:rPr/>
      </w:r>
    </w:p>
    <w:p>
      <w:r>
        <w:rPr/>
      </w:r>
    </w:p>
    <w:p>
      <w:r>
        <w:rPr/>
      </w:r>
    </w:p>
    <w:p>
      <w:r>
        <w:rPr/>
      </w:r>
    </w:p>
    <w:p>
      <w:r>
        <w:rPr/>
      </w:r>
    </w:p>
    <w:p>
      <w:r>
        <w:rPr/>
      </w:r>
    </w:p>
    <w:p>
      <w:r>
        <w:rPr/>
      </w:r>
    </w:p>
  </w:comment>
  <w:comment w:id="2" w:author="kaaron" w:date="2016-02-01T15:00:00Z" w:initials="ka">
    <w:p>
      <w:r>
        <w:rPr/>
        <w:t>Need to do</w:t>
      </w:r>
    </w:p>
    <w:p>
      <w:r>
        <w:rPr/>
      </w:r>
    </w:p>
    <w:p>
      <w:r>
        <w:rPr/>
      </w:r>
    </w:p>
    <w:p>
      <w:r>
        <w:rPr/>
      </w:r>
    </w:p>
    <w:p>
      <w:r>
        <w:rPr/>
      </w:r>
    </w:p>
    <w:p>
      <w:r>
        <w:rPr/>
      </w:r>
    </w:p>
    <w:p>
      <w:r>
        <w:rPr/>
      </w:r>
    </w:p>
    <w:p>
      <w:r>
        <w:rPr/>
      </w:r>
    </w:p>
    <w:p>
      <w:r>
        <w:rPr/>
      </w:r>
    </w:p>
    <w:p>
      <w:r>
        <w:rPr/>
      </w:r>
    </w:p>
    <w:p>
      <w:r>
        <w:rPr/>
      </w:r>
    </w:p>
    <w:p>
      <w:r>
        <w:rPr/>
      </w:r>
    </w:p>
  </w:comment>
  <w:comment w:id="3" w:author="kaaron" w:date="2016-02-01T14:56:00Z" w:initials="ka">
    <w:p>
      <w:r>
        <w:rPr/>
        <w:t>This picture shows wrong versions based on VM</w:t>
      </w:r>
    </w:p>
    <w:p>
      <w:r>
        <w:rPr/>
      </w:r>
    </w:p>
    <w:p>
      <w:r>
        <w:rPr/>
      </w:r>
    </w:p>
    <w:p>
      <w:r>
        <w:rPr/>
      </w:r>
    </w:p>
    <w:p>
      <w:r>
        <w:rPr/>
      </w:r>
    </w:p>
    <w:p>
      <w:r>
        <w:rPr/>
      </w:r>
    </w:p>
    <w:p>
      <w:r>
        <w:rPr/>
      </w:r>
    </w:p>
    <w:p>
      <w:r>
        <w:rPr/>
      </w:r>
    </w:p>
    <w:p>
      <w:r>
        <w:rPr/>
      </w:r>
    </w:p>
    <w:p>
      <w:r>
        <w:rPr/>
      </w:r>
    </w:p>
    <w:p>
      <w:r>
        <w:rPr/>
      </w:r>
    </w:p>
    <w:p>
      <w:r>
        <w:rPr/>
      </w:r>
    </w:p>
    <w:p>
      <w:r>
        <w:rPr/>
      </w:r>
    </w:p>
    <w:p>
      <w:r>
        <w:rPr/>
      </w:r>
    </w:p>
  </w:comment>
  <w:comment w:id="4" w:author="kaaron" w:date="2016-01-29T16:06:00Z" w:initials="ka">
    <w:p>
      <w:r>
        <w:rPr/>
        <w:t>We should let the customer know this is not the recommended way to setup users.</w:t>
      </w:r>
    </w:p>
    <w:p>
      <w:r>
        <w:rPr/>
      </w:r>
    </w:p>
    <w:p>
      <w:r>
        <w:rPr/>
      </w:r>
    </w:p>
    <w:p>
      <w:r>
        <w:rPr/>
      </w:r>
    </w:p>
    <w:p>
      <w:r>
        <w:rPr/>
      </w:r>
    </w:p>
    <w:p>
      <w:r>
        <w:rPr/>
      </w:r>
    </w:p>
    <w:p>
      <w:r>
        <w:rPr/>
      </w:r>
    </w:p>
    <w:p>
      <w:r>
        <w:rPr/>
      </w:r>
    </w:p>
    <w:p>
      <w:r>
        <w:rPr/>
      </w:r>
    </w:p>
    <w:p>
      <w:r>
        <w:rPr/>
      </w:r>
    </w:p>
    <w:p>
      <w:r>
        <w:rPr/>
      </w:r>
    </w:p>
    <w:p>
      <w:r>
        <w:rPr/>
      </w:r>
    </w:p>
    <w:p>
      <w:r>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Arial">
    <w:charset w:val="00"/>
    <w:family w:val="roman"/>
    <w:pitch w:val="variable"/>
  </w:font>
  <w:font w:name="Cambria">
    <w:charset w:val="00"/>
    <w:family w:val="swiss"/>
    <w:pitch w:val="variable"/>
  </w:font>
  <w:font w:name="Calibri">
    <w:charset w:val="00"/>
    <w:family w:val="roman"/>
    <w:pitch w:val="variable"/>
  </w:font>
  <w:font w:name="Courier New">
    <w:charset w:val="00"/>
    <w:family w:val="roman"/>
    <w:pitch w:val="variable"/>
  </w:font>
  <w:font w:name="Lucida Grande">
    <w:charset w:val="00"/>
    <w:family w:val="roman"/>
    <w:pitch w:val="variable"/>
  </w:font>
  <w:font w:name="Liberation Sans">
    <w:altName w:val="Arial"/>
    <w:charset w:val="00"/>
    <w:family w:val="roman"/>
    <w:pitch w:val="variable"/>
  </w:font>
  <w:font w:name="Helvetica">
    <w:altName w:val="Arial"/>
    <w:charset w:val="00"/>
    <w:family w:val="roman"/>
    <w:pitch w:val="variable"/>
  </w:font>
  <w:font w:name="ArialMT">
    <w:charset w:val="00"/>
    <w:family w:val="roman"/>
    <w:pitch w:val="variable"/>
  </w:font>
  <w:font w:name="Arial-BoldMT">
    <w:charset w:val="00"/>
    <w:family w:val="roman"/>
    <w:pitch w:val="variable"/>
  </w:font>
  <w:font w:name="Consolas">
    <w:charset w:val="00"/>
    <w:family w:val="roman"/>
    <w:pitch w:val="variable"/>
  </w:font>
  <w:font w:name="Arial">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op w:val="single" w:sz="8" w:space="1" w:color="00000A"/>
      </w:pBdr>
      <w:tabs>
        <w:tab w:val="center" w:pos="4680" w:leader="none"/>
        <w:tab w:val="right" w:pos="9360" w:leader="none"/>
      </w:tabs>
      <w:spacing w:before="0" w:after="0"/>
      <w:contextualSpacing/>
      <w:rPr/>
    </w:pPr>
    <w:r>
      <w:rPr>
        <w:rStyle w:val="Pagenumber"/>
      </w:rPr>
      <w:t>© Copyright IBM Corp. 2016</w:t>
      <w:tab/>
      <w:tab/>
    </w:r>
    <w:r>
      <w:rPr>
        <w:rStyle w:val="Pagenumber"/>
      </w:rPr>
      <w:fldChar w:fldCharType="begin"/>
    </w:r>
    <w:r>
      <w:instrText> PAGE </w:instrText>
    </w:r>
    <w:r>
      <w:fldChar w:fldCharType="separate"/>
    </w:r>
    <w:r>
      <w:t>65</w:t>
    </w:r>
    <w:r>
      <w:fldChar w:fldCharType="end"/>
    </w:r>
  </w:p>
  <w:p>
    <w:pPr>
      <w:pStyle w:val="Normal"/>
      <w:pBdr>
        <w:top w:val="single" w:sz="8" w:space="1" w:color="00000A"/>
      </w:pBdr>
      <w:tabs>
        <w:tab w:val="center" w:pos="4680" w:leader="none"/>
        <w:tab w:val="right" w:pos="9360" w:leader="none"/>
      </w:tabs>
      <w:spacing w:before="0" w:after="0"/>
      <w:contextualSpacing/>
      <w:rPr/>
    </w:pPr>
    <w:r>
      <w:rPr>
        <w:rStyle w:val="Pagenumber"/>
      </w:rPr>
      <w:tab/>
      <w:t>Course materials may not be reproduced in whole or in part without the prior written permission of IBM.</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187" w:after="58"/>
      <w:contextualSpacing/>
      <w:jc w:val="center"/>
      <w:rPr/>
    </w:pPr>
    <w:r>
      <w:rPr/>
      <w:t>Migrating and Integrating Cloud Applications with On-Premise Resources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
      <w:lvlJc w:val="left"/>
      <w:pPr>
        <w:ind w:left="0" w:hanging="0"/>
      </w:pPr>
      <w:rPr>
        <w:rFonts w:ascii="Arial" w:hAnsi="Arial" w:cs="Arial" w:hint="default"/>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360" w:hanging="0"/>
      </w:pPr>
      <w:rPr>
        <w:rFonts w:ascii="Arial" w:hAnsi="Arial" w:cs="Arial" w:hint="default"/>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1440" w:hanging="360"/>
      </w:pPr>
      <w:rPr>
        <w:rFonts w:ascii="Symbol" w:hAnsi="Symbol" w:cs="Symbol" w:hint="default"/>
        <w:sz w:val="21"/>
        <w:b/>
        <w:rFonts w:cs="Symbol"/>
      </w:rPr>
    </w:lvl>
    <w:lvl w:ilvl="1">
      <w:start w:val="1"/>
      <w:numFmt w:val="bullet"/>
      <w:lvlText w:val="o"/>
      <w:lvlJc w:val="left"/>
      <w:pPr>
        <w:ind w:left="2160" w:hanging="360"/>
      </w:pPr>
      <w:rPr>
        <w:rFonts w:ascii="Courier New" w:hAnsi="Courier New" w:cs="Courier New" w:hint="default"/>
        <w:sz w:val="21"/>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sz w:val="21"/>
        <w:b/>
        <w:rFonts w:cs="Symbol"/>
      </w:rPr>
    </w:lvl>
    <w:lvl w:ilvl="4">
      <w:start w:val="1"/>
      <w:numFmt w:val="bullet"/>
      <w:lvlText w:val="o"/>
      <w:lvlJc w:val="left"/>
      <w:pPr>
        <w:ind w:left="4320" w:hanging="360"/>
      </w:pPr>
      <w:rPr>
        <w:rFonts w:ascii="Courier New" w:hAnsi="Courier New" w:cs="Courier New" w:hint="default"/>
        <w:sz w:val="21"/>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sz w:val="21"/>
        <w:b/>
        <w:rFonts w:cs="Symbol"/>
      </w:rPr>
    </w:lvl>
    <w:lvl w:ilvl="7">
      <w:start w:val="1"/>
      <w:numFmt w:val="bullet"/>
      <w:lvlText w:val="o"/>
      <w:lvlJc w:val="left"/>
      <w:pPr>
        <w:ind w:left="6480" w:hanging="360"/>
      </w:pPr>
      <w:rPr>
        <w:rFonts w:ascii="Courier New" w:hAnsi="Courier New" w:cs="Courier New" w:hint="default"/>
        <w:sz w:val="21"/>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bullet"/>
      <w:lvlText w:val=""/>
      <w:lvlJc w:val="left"/>
      <w:pPr>
        <w:ind w:left="1440" w:hanging="360"/>
      </w:pPr>
      <w:rPr>
        <w:rFonts w:ascii="Symbol" w:hAnsi="Symbol" w:cs="Symbol" w:hint="default"/>
        <w:sz w:val="21"/>
        <w:b/>
        <w:rFonts w:cs="Symbol"/>
      </w:rPr>
    </w:lvl>
    <w:lvl w:ilvl="1">
      <w:start w:val="1"/>
      <w:numFmt w:val="bullet"/>
      <w:lvlText w:val="o"/>
      <w:lvlJc w:val="left"/>
      <w:pPr>
        <w:ind w:left="2160" w:hanging="360"/>
      </w:pPr>
      <w:rPr>
        <w:rFonts w:ascii="Courier New" w:hAnsi="Courier New" w:cs="Courier New" w:hint="default"/>
        <w:sz w:val="21"/>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sz w:val="21"/>
        <w:b/>
        <w:rFonts w:cs="Symbol"/>
      </w:rPr>
    </w:lvl>
    <w:lvl w:ilvl="4">
      <w:start w:val="1"/>
      <w:numFmt w:val="bullet"/>
      <w:lvlText w:val="o"/>
      <w:lvlJc w:val="left"/>
      <w:pPr>
        <w:ind w:left="4320" w:hanging="360"/>
      </w:pPr>
      <w:rPr>
        <w:rFonts w:ascii="Courier New" w:hAnsi="Courier New" w:cs="Courier New" w:hint="default"/>
        <w:sz w:val="21"/>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sz w:val="21"/>
        <w:b/>
        <w:rFonts w:cs="Symbol"/>
      </w:rPr>
    </w:lvl>
    <w:lvl w:ilvl="7">
      <w:start w:val="1"/>
      <w:numFmt w:val="bullet"/>
      <w:lvlText w:val="o"/>
      <w:lvlJc w:val="left"/>
      <w:pPr>
        <w:ind w:left="6480" w:hanging="360"/>
      </w:pPr>
      <w:rPr>
        <w:rFonts w:ascii="Courier New" w:hAnsi="Courier New" w:cs="Courier New" w:hint="default"/>
        <w:sz w:val="21"/>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7">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0">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8">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2">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3">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4">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8">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5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asciiTheme="minorHAnsi" w:cstheme="minorBidi" w:eastAsiaTheme="minorEastAsia" w:hAnsiTheme="minorHAnsi"/>
        <w:szCs w:val="24"/>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0"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0"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71"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320ec"/>
    <w:pPr>
      <w:widowControl/>
      <w:bidi w:val="0"/>
      <w:spacing w:lineRule="atLeast" w:line="300" w:before="187" w:after="58"/>
      <w:contextualSpacing/>
      <w:jc w:val="left"/>
    </w:pPr>
    <w:rPr>
      <w:rFonts w:ascii="Arial" w:hAnsi="Arial" w:eastAsia="Times New Roman" w:cs="Times New Roman"/>
      <w:color w:val="00000A"/>
      <w:sz w:val="22"/>
      <w:szCs w:val="24"/>
      <w:lang w:val="en-US" w:eastAsia="en-US" w:bidi="ar-SA"/>
    </w:rPr>
  </w:style>
  <w:style w:type="paragraph" w:styleId="Heading1">
    <w:name w:val="Heading 1"/>
    <w:basedOn w:val="Heading"/>
    <w:next w:val="Normal"/>
    <w:link w:val="Heading1Char"/>
    <w:qFormat/>
    <w:rsid w:val="007320ec"/>
    <w:pPr>
      <w:widowControl w:val="false"/>
      <w:outlineLvl w:val="0"/>
    </w:pPr>
    <w:rPr>
      <w:rFonts w:ascii="Cambria" w:hAnsi="Cambria" w:eastAsia="" w:cs="" w:asciiTheme="minorHAnsi" w:cstheme="minorBidi" w:eastAsiaTheme="minorEastAsia" w:hAnsiTheme="minorHAnsi"/>
      <w:sz w:val="22"/>
      <w:szCs w:val="24"/>
    </w:rPr>
  </w:style>
  <w:style w:type="paragraph" w:styleId="Heading2">
    <w:name w:val="Heading 2"/>
    <w:basedOn w:val="Heading"/>
    <w:link w:val="Heading2Char"/>
    <w:autoRedefine/>
    <w:qFormat/>
    <w:rsid w:val="00922723"/>
    <w:pPr>
      <w:widowControl w:val="false"/>
      <w:outlineLvl w:val="1"/>
    </w:pPr>
    <w:rPr>
      <w:rFonts w:ascii="Cambria" w:hAnsi="Cambria" w:eastAsia="" w:cs="" w:asciiTheme="minorHAnsi" w:cstheme="minorBidi" w:eastAsiaTheme="minorEastAsia" w:hAnsiTheme="minorHAnsi"/>
      <w:sz w:val="22"/>
      <w:szCs w:val="24"/>
    </w:rPr>
  </w:style>
  <w:style w:type="paragraph" w:styleId="Heading3">
    <w:name w:val="Heading 3"/>
    <w:basedOn w:val="Heading"/>
    <w:link w:val="Heading3Char"/>
    <w:autoRedefine/>
    <w:qFormat/>
    <w:rsid w:val="003b4140"/>
    <w:pPr>
      <w:widowControl w:val="false"/>
      <w:outlineLvl w:val="2"/>
    </w:pPr>
    <w:rPr>
      <w:rFonts w:ascii="Cambria" w:hAnsi="Cambria" w:eastAsia="" w:cs="" w:asciiTheme="minorHAnsi" w:cstheme="minorBidi" w:eastAsiaTheme="minorEastAsia" w:hAnsiTheme="minorHAnsi"/>
      <w:sz w:val="22"/>
      <w:szCs w:val="24"/>
    </w:rPr>
  </w:style>
  <w:style w:type="paragraph" w:styleId="Heading4">
    <w:name w:val="Heading 4"/>
    <w:basedOn w:val="Normal"/>
    <w:next w:val="Normal"/>
    <w:link w:val="Heading4Char"/>
    <w:uiPriority w:val="9"/>
    <w:unhideWhenUsed/>
    <w:qFormat/>
    <w:rsid w:val="007320ec"/>
    <w:pPr>
      <w:keepNext/>
      <w:keepLines/>
      <w:spacing w:lineRule="auto" w:line="240" w:before="200" w:after="0"/>
      <w:contextualSpacing/>
      <w:outlineLvl w:val="3"/>
    </w:pPr>
    <w:rPr>
      <w:rFonts w:ascii="Calibri" w:hAnsi="Calibri" w:eastAsia="MS Gothic"/>
      <w:b/>
      <w:bCs/>
      <w:i/>
      <w:iCs/>
      <w:sz w:val="28"/>
    </w:rPr>
  </w:style>
  <w:style w:type="paragraph" w:styleId="Heading5">
    <w:name w:val="Heading 5"/>
    <w:basedOn w:val="Normal"/>
    <w:next w:val="Normal"/>
    <w:link w:val="Heading5Char"/>
    <w:unhideWhenUsed/>
    <w:qFormat/>
    <w:rsid w:val="00a07aba"/>
    <w:pPr>
      <w:keepNext/>
      <w:spacing w:before="240" w:after="60"/>
      <w:contextualSpacing/>
      <w:outlineLvl w:val="4"/>
    </w:pPr>
    <w:rPr>
      <w:rFonts w:ascii="Cambria" w:hAnsi="Cambria" w:eastAsia="MS Mincho"/>
      <w:b/>
      <w:bCs/>
      <w:i/>
      <w:iCs/>
      <w:sz w:val="24"/>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7320ec"/>
    <w:rPr>
      <w:rFonts w:ascii="Arial" w:hAnsi="Arial" w:eastAsia="Times New Roman" w:cs="Arial"/>
      <w:b/>
      <w:bCs/>
      <w:color w:val="000000"/>
      <w:w w:val="0"/>
      <w:sz w:val="52"/>
      <w:szCs w:val="52"/>
    </w:rPr>
  </w:style>
  <w:style w:type="character" w:styleId="Heading2Char" w:customStyle="1">
    <w:name w:val="Heading 2 Char"/>
    <w:basedOn w:val="DefaultParagraphFont"/>
    <w:link w:val="Heading2"/>
    <w:qFormat/>
    <w:rsid w:val="00922723"/>
    <w:rPr>
      <w:rFonts w:ascii="Arial" w:hAnsi="Arial" w:eastAsia="Times New Roman" w:cs="Arial"/>
      <w:b/>
      <w:bCs/>
      <w:color w:val="000000"/>
      <w:w w:val="0"/>
      <w:sz w:val="40"/>
      <w:szCs w:val="40"/>
    </w:rPr>
  </w:style>
  <w:style w:type="character" w:styleId="Heading3Char" w:customStyle="1">
    <w:name w:val="Heading 3 Char"/>
    <w:basedOn w:val="DefaultParagraphFont"/>
    <w:link w:val="Heading3"/>
    <w:qFormat/>
    <w:rsid w:val="003b4140"/>
    <w:rPr>
      <w:rFonts w:ascii="Arial" w:hAnsi="Arial" w:eastAsia="Times New Roman" w:cs="Arial"/>
      <w:b/>
      <w:bCs/>
      <w:color w:val="000000"/>
      <w:w w:val="0"/>
      <w:sz w:val="32"/>
      <w:szCs w:val="32"/>
    </w:rPr>
  </w:style>
  <w:style w:type="character" w:styleId="Heading4Char" w:customStyle="1">
    <w:name w:val="Heading 4 Char"/>
    <w:basedOn w:val="DefaultParagraphFont"/>
    <w:link w:val="Heading4"/>
    <w:uiPriority w:val="9"/>
    <w:qFormat/>
    <w:rsid w:val="007320ec"/>
    <w:rPr>
      <w:rFonts w:ascii="Calibri" w:hAnsi="Calibri" w:eastAsia="MS Gothic" w:cs="Times New Roman"/>
      <w:b/>
      <w:bCs/>
      <w:i/>
      <w:iCs/>
      <w:sz w:val="28"/>
    </w:rPr>
  </w:style>
  <w:style w:type="character" w:styleId="Heading5Char" w:customStyle="1">
    <w:name w:val="Heading 5 Char"/>
    <w:basedOn w:val="DefaultParagraphFont"/>
    <w:link w:val="Heading5"/>
    <w:qFormat/>
    <w:rsid w:val="00a07aba"/>
    <w:rPr>
      <w:rFonts w:ascii="Cambria" w:hAnsi="Cambria" w:eastAsia="MS Mincho" w:cs="Times New Roman"/>
      <w:b/>
      <w:bCs/>
      <w:i/>
      <w:iCs/>
      <w:szCs w:val="26"/>
    </w:rPr>
  </w:style>
  <w:style w:type="character" w:styleId="FooterChar" w:customStyle="1">
    <w:name w:val="Footer Char"/>
    <w:basedOn w:val="DefaultParagraphFont"/>
    <w:link w:val="Footer"/>
    <w:qFormat/>
    <w:rsid w:val="007320ec"/>
    <w:rPr>
      <w:rFonts w:ascii="Arial" w:hAnsi="Arial" w:eastAsia="Times New Roman" w:cs="Times New Roman"/>
      <w:sz w:val="22"/>
    </w:rPr>
  </w:style>
  <w:style w:type="character" w:styleId="BBold" w:customStyle="1">
    <w:name w:val="B-Bold"/>
    <w:qFormat/>
    <w:rsid w:val="007320ec"/>
    <w:rPr>
      <w:b/>
      <w:bCs/>
      <w:w w:val="100"/>
      <w:position w:val="0"/>
      <w:sz w:val="22"/>
      <w:sz w:val="22"/>
      <w:u w:val="none"/>
      <w:vertAlign w:val="baseline"/>
      <w:lang w:val="en-US"/>
    </w:rPr>
  </w:style>
  <w:style w:type="character" w:styleId="BIBoldItalics" w:customStyle="1">
    <w:name w:val="BI-Bold Italics"/>
    <w:qFormat/>
    <w:rsid w:val="007320ec"/>
    <w:rPr>
      <w:b/>
      <w:bCs/>
      <w:i/>
      <w:iCs/>
      <w:w w:val="100"/>
      <w:position w:val="0"/>
      <w:sz w:val="22"/>
      <w:sz w:val="22"/>
      <w:u w:val="none"/>
      <w:vertAlign w:val="baseline"/>
      <w:lang w:val="en-US"/>
    </w:rPr>
  </w:style>
  <w:style w:type="character" w:styleId="PNSCPlainNoSpellCheck" w:customStyle="1">
    <w:name w:val="PNSC-Plain No Spell Check"/>
    <w:qFormat/>
    <w:rsid w:val="007320ec"/>
    <w:rPr/>
  </w:style>
  <w:style w:type="character" w:styleId="SSBSansSerifBold" w:customStyle="1">
    <w:name w:val="SSB-Sans Serif Bold"/>
    <w:qFormat/>
    <w:rsid w:val="007320ec"/>
    <w:rPr>
      <w:rFonts w:ascii="Arial" w:hAnsi="Arial" w:cs="Arial"/>
      <w:b/>
      <w:bCs/>
    </w:rPr>
  </w:style>
  <w:style w:type="character" w:styleId="IItalics" w:customStyle="1">
    <w:name w:val="I-Italics"/>
    <w:qFormat/>
    <w:rsid w:val="007320ec"/>
    <w:rPr>
      <w:i/>
      <w:iCs/>
      <w:w w:val="100"/>
      <w:position w:val="0"/>
      <w:sz w:val="22"/>
      <w:sz w:val="22"/>
      <w:u w:val="none"/>
      <w:vertAlign w:val="baseline"/>
      <w:lang w:val="en-US"/>
    </w:rPr>
  </w:style>
  <w:style w:type="character" w:styleId="MMonospaced" w:customStyle="1">
    <w:name w:val="M-Monospaced"/>
    <w:qFormat/>
    <w:rsid w:val="007320ec"/>
    <w:rPr>
      <w:rFonts w:ascii="Courier New" w:hAnsi="Courier New" w:cs="Courier New"/>
      <w:w w:val="100"/>
      <w:position w:val="0"/>
      <w:sz w:val="22"/>
      <w:sz w:val="22"/>
      <w:u w:val="none"/>
      <w:vertAlign w:val="baseline"/>
    </w:rPr>
  </w:style>
  <w:style w:type="character" w:styleId="NSBBoldNoSpellcheck" w:customStyle="1">
    <w:name w:val="NSB-Bold No Spellcheck"/>
    <w:qFormat/>
    <w:rsid w:val="007320ec"/>
    <w:rPr>
      <w:rFonts w:ascii="Times New Roman" w:hAnsi="Times New Roman" w:cs="Times New Roman"/>
      <w:b/>
      <w:bCs/>
      <w:color w:val="000000"/>
      <w:spacing w:val="0"/>
      <w:w w:val="100"/>
      <w:position w:val="0"/>
      <w:sz w:val="22"/>
      <w:sz w:val="22"/>
      <w:szCs w:val="22"/>
      <w:u w:val="none"/>
      <w:vertAlign w:val="baseline"/>
    </w:rPr>
  </w:style>
  <w:style w:type="character" w:styleId="SubtitleChar" w:customStyle="1">
    <w:name w:val="Subtitle Char"/>
    <w:basedOn w:val="DefaultParagraphFont"/>
    <w:link w:val="Subtitle"/>
    <w:qFormat/>
    <w:rsid w:val="007320ec"/>
    <w:rPr>
      <w:rFonts w:ascii="Cambria" w:hAnsi="Cambria" w:eastAsia="Times New Roman" w:cs="Times New Roman"/>
    </w:rPr>
  </w:style>
  <w:style w:type="character" w:styleId="InternetLink" w:customStyle="1">
    <w:name w:val="Internet Link"/>
    <w:uiPriority w:val="99"/>
    <w:rsid w:val="007320ec"/>
    <w:rPr>
      <w:color w:val="0000FF"/>
      <w:u w:val="single"/>
    </w:rPr>
  </w:style>
  <w:style w:type="character" w:styleId="HeaderChar" w:customStyle="1">
    <w:name w:val="Header Char"/>
    <w:basedOn w:val="DefaultParagraphFont"/>
    <w:link w:val="Header"/>
    <w:qFormat/>
    <w:rsid w:val="007320ec"/>
    <w:rPr>
      <w:rFonts w:ascii="Arial" w:hAnsi="Arial" w:eastAsia="Times New Roman" w:cs="Times New Roman"/>
      <w:i/>
      <w:sz w:val="18"/>
    </w:rPr>
  </w:style>
  <w:style w:type="character" w:styleId="Pagenumber">
    <w:name w:val="page number"/>
    <w:qFormat/>
    <w:rsid w:val="007320ec"/>
    <w:rPr>
      <w:rFonts w:ascii="Arial" w:hAnsi="Arial"/>
      <w:sz w:val="16"/>
    </w:rPr>
  </w:style>
  <w:style w:type="character" w:styleId="H1Heading1Char" w:customStyle="1">
    <w:name w:val="H1-Heading 1 Char"/>
    <w:qFormat/>
    <w:rsid w:val="007320ec"/>
    <w:rPr>
      <w:rFonts w:ascii="Arial" w:hAnsi="Arial" w:eastAsia="Times New Roman" w:cs="Arial"/>
      <w:b/>
      <w:bCs/>
      <w:color w:val="000000"/>
      <w:w w:val="0"/>
      <w:sz w:val="52"/>
      <w:szCs w:val="52"/>
    </w:rPr>
  </w:style>
  <w:style w:type="character" w:styleId="Strong">
    <w:name w:val="Strong"/>
    <w:uiPriority w:val="22"/>
    <w:qFormat/>
    <w:rsid w:val="007320ec"/>
    <w:rPr>
      <w:b/>
      <w:bCs/>
    </w:rPr>
  </w:style>
  <w:style w:type="character" w:styleId="Fixed" w:customStyle="1">
    <w:name w:val="Fixed"/>
    <w:uiPriority w:val="99"/>
    <w:qFormat/>
    <w:rsid w:val="007320ec"/>
    <w:rPr>
      <w:rFonts w:ascii="Courier New" w:hAnsi="Courier New" w:cs="Courier New"/>
      <w:position w:val="0"/>
      <w:sz w:val="22"/>
      <w:sz w:val="22"/>
      <w:u w:val="none"/>
      <w:vertAlign w:val="baseline"/>
    </w:rPr>
  </w:style>
  <w:style w:type="character" w:styleId="Link" w:customStyle="1">
    <w:name w:val="Link"/>
    <w:uiPriority w:val="99"/>
    <w:qFormat/>
    <w:rsid w:val="007320ec"/>
    <w:rPr>
      <w:color w:val="458CE6"/>
      <w:u w:val="single"/>
    </w:rPr>
  </w:style>
  <w:style w:type="character" w:styleId="IntenseEmphasis">
    <w:name w:val="Intense Emphasis"/>
    <w:uiPriority w:val="21"/>
    <w:qFormat/>
    <w:rsid w:val="007320ec"/>
    <w:rPr>
      <w:b/>
      <w:bCs/>
      <w:i/>
      <w:iCs/>
      <w:color w:val="4F81BD"/>
    </w:rPr>
  </w:style>
  <w:style w:type="character" w:styleId="BalloonTextChar" w:customStyle="1">
    <w:name w:val="Balloon Text Char"/>
    <w:basedOn w:val="DefaultParagraphFont"/>
    <w:link w:val="BalloonText"/>
    <w:qFormat/>
    <w:rsid w:val="007320ec"/>
    <w:rPr>
      <w:rFonts w:ascii="Lucida Grande" w:hAnsi="Lucida Grande" w:eastAsia="Times New Roman" w:cs="Lucida Grande"/>
      <w:sz w:val="18"/>
      <w:szCs w:val="18"/>
    </w:rPr>
  </w:style>
  <w:style w:type="character" w:styleId="SC3319493" w:customStyle="1">
    <w:name w:val="SC.3.319493"/>
    <w:uiPriority w:val="99"/>
    <w:qFormat/>
    <w:rsid w:val="00ad09e3"/>
    <w:rPr>
      <w:rFonts w:cs="Arial"/>
      <w:color w:val="000000"/>
      <w:sz w:val="22"/>
      <w:szCs w:val="22"/>
    </w:rPr>
  </w:style>
  <w:style w:type="character" w:styleId="Annotationreference">
    <w:name w:val="annotation reference"/>
    <w:basedOn w:val="DefaultParagraphFont"/>
    <w:uiPriority w:val="99"/>
    <w:semiHidden/>
    <w:unhideWhenUsed/>
    <w:qFormat/>
    <w:rsid w:val="00865253"/>
    <w:rPr>
      <w:sz w:val="16"/>
      <w:szCs w:val="16"/>
    </w:rPr>
  </w:style>
  <w:style w:type="character" w:styleId="CommentTextChar" w:customStyle="1">
    <w:name w:val="Comment Text Char"/>
    <w:basedOn w:val="DefaultParagraphFont"/>
    <w:link w:val="CommentText"/>
    <w:uiPriority w:val="99"/>
    <w:semiHidden/>
    <w:qFormat/>
    <w:rsid w:val="00865253"/>
    <w:rPr>
      <w:rFonts w:ascii="Arial" w:hAnsi="Arial" w:eastAsia="Times New Roman" w:cs="Times New Roman"/>
      <w:sz w:val="20"/>
      <w:szCs w:val="20"/>
    </w:rPr>
  </w:style>
  <w:style w:type="character" w:styleId="CommentSubjectChar" w:customStyle="1">
    <w:name w:val="Comment Subject Char"/>
    <w:basedOn w:val="CommentTextChar"/>
    <w:link w:val="CommentSubject"/>
    <w:uiPriority w:val="99"/>
    <w:semiHidden/>
    <w:qFormat/>
    <w:rsid w:val="00865253"/>
    <w:rPr>
      <w:rFonts w:ascii="Arial" w:hAnsi="Arial" w:eastAsia="Times New Roman" w:cs="Times New Roman"/>
      <w:b/>
      <w:bCs/>
      <w:sz w:val="20"/>
      <w:szCs w:val="20"/>
    </w:rPr>
  </w:style>
  <w:style w:type="character" w:styleId="ListLabel1" w:customStyle="1">
    <w:name w:val="ListLabel 1"/>
    <w:qFormat/>
    <w:rPr>
      <w:rFonts w:cs="Courier New"/>
    </w:rPr>
  </w:style>
  <w:style w:type="character" w:styleId="ListLabel2" w:customStyle="1">
    <w:name w:val="ListLabel 2"/>
    <w:qFormat/>
    <w:rPr>
      <w:rFonts w:cs="Times New Roman"/>
    </w:rPr>
  </w:style>
  <w:style w:type="character" w:styleId="ListLabel3" w:customStyle="1">
    <w:name w:val="ListLabel 3"/>
    <w:qFormat/>
    <w:rPr>
      <w:b/>
      <w:i w:val="false"/>
      <w:sz w:val="20"/>
    </w:rPr>
  </w:style>
  <w:style w:type="character" w:styleId="ListLabel4" w:customStyle="1">
    <w:name w:val="ListLabel 4"/>
    <w:qFormat/>
    <w:rPr>
      <w:rFonts w:cs="Arial"/>
    </w:rPr>
  </w:style>
  <w:style w:type="character" w:styleId="ListLabel5" w:customStyle="1">
    <w:name w:val="ListLabel 5"/>
    <w:qFormat/>
    <w:rPr>
      <w:rFonts w:cs="Symbol"/>
    </w:rPr>
  </w:style>
  <w:style w:type="character" w:styleId="ListLabel6" w:customStyle="1">
    <w:name w:val="ListLabel 6"/>
    <w:qFormat/>
    <w:rPr>
      <w:rFonts w:cs="Courier New"/>
    </w:rPr>
  </w:style>
  <w:style w:type="character" w:styleId="ListLabel7" w:customStyle="1">
    <w:name w:val="ListLabel 7"/>
    <w:qFormat/>
    <w:rPr>
      <w:rFonts w:cs="Wingdings"/>
    </w:rPr>
  </w:style>
  <w:style w:type="character" w:styleId="ListLabel8" w:customStyle="1">
    <w:name w:val="ListLabel 8"/>
    <w:qFormat/>
    <w:rPr>
      <w:rFonts w:cs="Arial"/>
    </w:rPr>
  </w:style>
  <w:style w:type="character" w:styleId="ListLabel9" w:customStyle="1">
    <w:name w:val="ListLabel 9"/>
    <w:qFormat/>
    <w:rPr>
      <w:rFonts w:cs="Symbol"/>
    </w:rPr>
  </w:style>
  <w:style w:type="character" w:styleId="ListLabel10" w:customStyle="1">
    <w:name w:val="ListLabel 10"/>
    <w:qFormat/>
    <w:rPr>
      <w:rFonts w:cs="Courier New"/>
    </w:rPr>
  </w:style>
  <w:style w:type="character" w:styleId="ListLabel11" w:customStyle="1">
    <w:name w:val="ListLabel 11"/>
    <w:qFormat/>
    <w:rPr>
      <w:rFonts w:cs="Wingdings"/>
    </w:rPr>
  </w:style>
  <w:style w:type="character" w:styleId="ListLabel12" w:customStyle="1">
    <w:name w:val="ListLabel 12"/>
    <w:qFormat/>
    <w:rPr>
      <w:rFonts w:cs="Arial"/>
    </w:rPr>
  </w:style>
  <w:style w:type="character" w:styleId="ListLabel13" w:customStyle="1">
    <w:name w:val="ListLabel 13"/>
    <w:qFormat/>
    <w:rPr>
      <w:rFonts w:cs="Symbol"/>
    </w:rPr>
  </w:style>
  <w:style w:type="character" w:styleId="ListLabel14" w:customStyle="1">
    <w:name w:val="ListLabel 14"/>
    <w:qFormat/>
    <w:rPr>
      <w:rFonts w:cs="Courier New"/>
      <w:sz w:val="21"/>
    </w:rPr>
  </w:style>
  <w:style w:type="character" w:styleId="ListLabel15" w:customStyle="1">
    <w:name w:val="ListLabel 15"/>
    <w:qFormat/>
    <w:rPr>
      <w:rFonts w:cs="Wingdings"/>
    </w:rPr>
  </w:style>
  <w:style w:type="character" w:styleId="NumberingSymbols" w:customStyle="1">
    <w:name w:val="Numbering Symbols"/>
    <w:qFormat/>
    <w:rPr/>
  </w:style>
  <w:style w:type="character" w:styleId="ListLabel16" w:customStyle="1">
    <w:name w:val="ListLabel 16"/>
    <w:qFormat/>
    <w:rPr>
      <w:rFonts w:cs="Arial"/>
    </w:rPr>
  </w:style>
  <w:style w:type="character" w:styleId="ListLabel17" w:customStyle="1">
    <w:name w:val="ListLabel 17"/>
    <w:qFormat/>
    <w:rPr>
      <w:rFonts w:cs="Symbol"/>
      <w:b/>
      <w:sz w:val="21"/>
    </w:rPr>
  </w:style>
  <w:style w:type="character" w:styleId="ListLabel18" w:customStyle="1">
    <w:name w:val="ListLabel 18"/>
    <w:qFormat/>
    <w:rPr>
      <w:rFonts w:cs="Courier New"/>
      <w:sz w:val="21"/>
    </w:rPr>
  </w:style>
  <w:style w:type="character" w:styleId="ListLabel19" w:customStyle="1">
    <w:name w:val="ListLabel 19"/>
    <w:qFormat/>
    <w:rPr>
      <w:rFonts w:cs="Wingdings"/>
    </w:rPr>
  </w:style>
  <w:style w:type="character" w:styleId="ListLabel20" w:customStyle="1">
    <w:name w:val="ListLabel 20"/>
    <w:qFormat/>
    <w:rPr>
      <w:rFonts w:cs="Arial"/>
    </w:rPr>
  </w:style>
  <w:style w:type="character" w:styleId="ListLabel21" w:customStyle="1">
    <w:name w:val="ListLabel 21"/>
    <w:qFormat/>
    <w:rPr>
      <w:rFonts w:cs="Symbol"/>
      <w:b/>
      <w:sz w:val="21"/>
    </w:rPr>
  </w:style>
  <w:style w:type="character" w:styleId="ListLabel22" w:customStyle="1">
    <w:name w:val="ListLabel 22"/>
    <w:qFormat/>
    <w:rPr>
      <w:rFonts w:cs="Courier New"/>
      <w:sz w:val="21"/>
    </w:rPr>
  </w:style>
  <w:style w:type="character" w:styleId="ListLabel23" w:customStyle="1">
    <w:name w:val="ListLabel 23"/>
    <w:qFormat/>
    <w:rPr>
      <w:rFonts w:cs="Wingdings"/>
    </w:rPr>
  </w:style>
  <w:style w:type="character" w:styleId="ListLabel24">
    <w:name w:val="ListLabel 24"/>
    <w:qFormat/>
    <w:rPr>
      <w:rFonts w:cs="Arial"/>
    </w:rPr>
  </w:style>
  <w:style w:type="character" w:styleId="ListLabel25">
    <w:name w:val="ListLabel 25"/>
    <w:qFormat/>
    <w:rPr>
      <w:rFonts w:cs="Symbol"/>
      <w:b/>
      <w:sz w:val="21"/>
    </w:rPr>
  </w:style>
  <w:style w:type="character" w:styleId="ListLabel26">
    <w:name w:val="ListLabel 26"/>
    <w:qFormat/>
    <w:rPr>
      <w:rFonts w:cs="Courier New"/>
      <w:sz w:val="21"/>
    </w:rPr>
  </w:style>
  <w:style w:type="character" w:styleId="ListLabel27">
    <w:name w:val="ListLabel 27"/>
    <w:qFormat/>
    <w:rPr>
      <w:rFonts w:cs="Wingdings"/>
    </w:rPr>
  </w:style>
  <w:style w:type="character" w:styleId="ListLabel28">
    <w:name w:val="ListLabel 28"/>
    <w:qFormat/>
    <w:rPr>
      <w:rFonts w:cs="Arial"/>
    </w:rPr>
  </w:style>
  <w:style w:type="character" w:styleId="ListLabel29">
    <w:name w:val="ListLabel 29"/>
    <w:qFormat/>
    <w:rPr>
      <w:rFonts w:cs="Symbol"/>
      <w:b/>
      <w:sz w:val="21"/>
    </w:rPr>
  </w:style>
  <w:style w:type="character" w:styleId="ListLabel30">
    <w:name w:val="ListLabel 30"/>
    <w:qFormat/>
    <w:rPr>
      <w:rFonts w:cs="Courier New"/>
      <w:sz w:val="21"/>
    </w:rPr>
  </w:style>
  <w:style w:type="character" w:styleId="ListLabel31">
    <w:name w:val="ListLabel 31"/>
    <w:qFormat/>
    <w:rPr>
      <w:rFonts w:cs="Wingdings"/>
    </w:rPr>
  </w:style>
  <w:style w:type="character" w:styleId="ListLabel32">
    <w:name w:val="ListLabel 32"/>
    <w:qFormat/>
    <w:rPr>
      <w:rFonts w:cs="Arial"/>
    </w:rPr>
  </w:style>
  <w:style w:type="character" w:styleId="ListLabel33">
    <w:name w:val="ListLabel 33"/>
    <w:qFormat/>
    <w:rPr>
      <w:rFonts w:cs="Symbol"/>
      <w:b/>
      <w:sz w:val="21"/>
    </w:rPr>
  </w:style>
  <w:style w:type="character" w:styleId="ListLabel34">
    <w:name w:val="ListLabel 34"/>
    <w:qFormat/>
    <w:rPr>
      <w:rFonts w:cs="Courier New"/>
      <w:sz w:val="21"/>
    </w:rPr>
  </w:style>
  <w:style w:type="character" w:styleId="ListLabel35">
    <w:name w:val="ListLabel 35"/>
    <w:qFormat/>
    <w:rPr>
      <w:rFonts w:cs="Wingdings"/>
    </w:rPr>
  </w:style>
  <w:style w:type="character" w:styleId="ListLabel36">
    <w:name w:val="ListLabel 36"/>
    <w:qFormat/>
    <w:rPr>
      <w:rFonts w:cs="Arial"/>
    </w:rPr>
  </w:style>
  <w:style w:type="character" w:styleId="ListLabel37">
    <w:name w:val="ListLabel 37"/>
    <w:qFormat/>
    <w:rPr>
      <w:rFonts w:cs="Symbol"/>
      <w:b/>
      <w:sz w:val="21"/>
    </w:rPr>
  </w:style>
  <w:style w:type="character" w:styleId="ListLabel38">
    <w:name w:val="ListLabel 38"/>
    <w:qFormat/>
    <w:rPr>
      <w:rFonts w:cs="Courier New"/>
      <w:sz w:val="21"/>
    </w:rPr>
  </w:style>
  <w:style w:type="character" w:styleId="ListLabel39">
    <w:name w:val="ListLabel 39"/>
    <w:qFormat/>
    <w:rPr>
      <w:rFonts w:cs="Wingdings"/>
    </w:rPr>
  </w:style>
  <w:style w:type="character" w:styleId="ListLabel40">
    <w:name w:val="ListLabel 40"/>
    <w:qFormat/>
    <w:rPr>
      <w:rFonts w:cs="Arial"/>
    </w:rPr>
  </w:style>
  <w:style w:type="character" w:styleId="ListLabel41">
    <w:name w:val="ListLabel 41"/>
    <w:qFormat/>
    <w:rPr>
      <w:rFonts w:cs="Symbol"/>
      <w:b/>
      <w:sz w:val="21"/>
    </w:rPr>
  </w:style>
  <w:style w:type="character" w:styleId="ListLabel42">
    <w:name w:val="ListLabel 42"/>
    <w:qFormat/>
    <w:rPr>
      <w:rFonts w:cs="Courier New"/>
      <w:sz w:val="21"/>
    </w:rPr>
  </w:style>
  <w:style w:type="character" w:styleId="ListLabel43">
    <w:name w:val="ListLabel 43"/>
    <w:qFormat/>
    <w:rPr>
      <w:rFonts w:cs="Wingdings"/>
    </w:rPr>
  </w:style>
  <w:style w:type="character" w:styleId="ListLabel44">
    <w:name w:val="ListLabel 44"/>
    <w:qFormat/>
    <w:rPr>
      <w:rFonts w:cs="Arial"/>
    </w:rPr>
  </w:style>
  <w:style w:type="character" w:styleId="ListLabel45">
    <w:name w:val="ListLabel 45"/>
    <w:qFormat/>
    <w:rPr>
      <w:rFonts w:cs="Symbol"/>
      <w:b/>
      <w:sz w:val="21"/>
    </w:rPr>
  </w:style>
  <w:style w:type="character" w:styleId="ListLabel46">
    <w:name w:val="ListLabel 46"/>
    <w:qFormat/>
    <w:rPr>
      <w:rFonts w:cs="Courier New"/>
      <w:sz w:val="21"/>
    </w:rPr>
  </w:style>
  <w:style w:type="character" w:styleId="ListLabel47">
    <w:name w:val="ListLabel 47"/>
    <w:qFormat/>
    <w:rPr>
      <w:rFonts w:cs="Wingdings"/>
    </w:rPr>
  </w:style>
  <w:style w:type="paragraph" w:styleId="Heading" w:customStyle="1">
    <w:name w:val="Heading"/>
    <w:basedOn w:val="Normal"/>
    <w:next w:val="TextBody"/>
    <w:qFormat/>
    <w:pPr>
      <w:keepNext/>
      <w:spacing w:before="240" w:after="120"/>
      <w:contextualSpacing/>
    </w:pPr>
    <w:rPr>
      <w:rFonts w:ascii="Liberation Sans" w:hAnsi="Liberation Sans" w:eastAsia="Microsoft YaHei" w:cs="Mangal"/>
      <w:sz w:val="28"/>
      <w:szCs w:val="28"/>
    </w:rPr>
  </w:style>
  <w:style w:type="paragraph" w:styleId="TextBody" w:customStyle="1">
    <w:name w:val="Text Body"/>
    <w:basedOn w:val="Normal"/>
    <w:pPr>
      <w:spacing w:lineRule="auto" w:line="288" w:before="0" w:after="140"/>
      <w:contextualSpacing/>
    </w:pPr>
    <w:rPr/>
  </w:style>
  <w:style w:type="paragraph" w:styleId="List">
    <w:name w:val="List"/>
    <w:basedOn w:val="TextBody"/>
    <w:pPr/>
    <w:rPr>
      <w:rFonts w:cs="Mangal"/>
    </w:rPr>
  </w:style>
  <w:style w:type="paragraph" w:styleId="Caption">
    <w:name w:val="Caption"/>
    <w:basedOn w:val="Normal"/>
    <w:qFormat/>
    <w:pPr>
      <w:suppressLineNumbers/>
      <w:spacing w:before="120" w:after="120"/>
      <w:contextualSpacing/>
    </w:pPr>
    <w:rPr>
      <w:rFonts w:cs="Mangal"/>
      <w:i/>
      <w:iCs/>
      <w:sz w:val="24"/>
      <w:szCs w:val="24"/>
    </w:rPr>
  </w:style>
  <w:style w:type="paragraph" w:styleId="Index" w:customStyle="1">
    <w:name w:val="Index"/>
    <w:basedOn w:val="Normal"/>
    <w:qFormat/>
    <w:pPr>
      <w:suppressLineNumbers/>
    </w:pPr>
    <w:rPr>
      <w:rFonts w:cs="Mangal"/>
    </w:rPr>
  </w:style>
  <w:style w:type="paragraph" w:styleId="Caption1">
    <w:name w:val="caption"/>
    <w:basedOn w:val="Normal"/>
    <w:next w:val="Normal"/>
    <w:unhideWhenUsed/>
    <w:qFormat/>
    <w:rsid w:val="007320ec"/>
    <w:pPr>
      <w:spacing w:before="0" w:after="120"/>
      <w:contextualSpacing/>
    </w:pPr>
    <w:rPr>
      <w:b/>
      <w:bCs/>
      <w:sz w:val="20"/>
      <w:szCs w:val="20"/>
    </w:rPr>
  </w:style>
  <w:style w:type="paragraph" w:styleId="RDReleaseDate" w:customStyle="1">
    <w:name w:val="RD-Release Date"/>
    <w:qFormat/>
    <w:rsid w:val="007320ec"/>
    <w:pPr>
      <w:widowControl/>
      <w:suppressAutoHyphens w:val="true"/>
      <w:bidi w:val="0"/>
      <w:spacing w:lineRule="atLeast" w:line="220" w:before="300" w:after="400"/>
      <w:jc w:val="left"/>
    </w:pPr>
    <w:rPr>
      <w:rFonts w:ascii="Arial" w:hAnsi="Arial" w:eastAsia="Times New Roman" w:cs="Arial"/>
      <w:b/>
      <w:bCs/>
      <w:color w:val="000000"/>
      <w:w w:val="0"/>
      <w:sz w:val="18"/>
      <w:szCs w:val="18"/>
      <w:lang w:val="en-US" w:eastAsia="en-US" w:bidi="ar-SA"/>
    </w:rPr>
  </w:style>
  <w:style w:type="paragraph" w:styleId="DDeliverable" w:customStyle="1">
    <w:name w:val="D-Deliverable"/>
    <w:qFormat/>
    <w:rsid w:val="007320ec"/>
    <w:pPr>
      <w:widowControl/>
      <w:suppressAutoHyphens w:val="true"/>
      <w:bidi w:val="0"/>
      <w:spacing w:lineRule="atLeast" w:line="340" w:before="180" w:after="300"/>
      <w:jc w:val="left"/>
    </w:pPr>
    <w:rPr>
      <w:rFonts w:ascii="Arial" w:hAnsi="Arial" w:eastAsia="Times New Roman" w:cs="Arial"/>
      <w:b/>
      <w:bCs/>
      <w:color w:val="000000"/>
      <w:w w:val="0"/>
      <w:sz w:val="28"/>
      <w:szCs w:val="28"/>
      <w:lang w:val="en-US" w:eastAsia="en-US" w:bidi="ar-SA"/>
    </w:rPr>
  </w:style>
  <w:style w:type="paragraph" w:styleId="CTCourseTitle" w:customStyle="1">
    <w:name w:val="CT-Course Title"/>
    <w:qFormat/>
    <w:rsid w:val="007320ec"/>
    <w:pPr>
      <w:widowControl/>
      <w:tabs>
        <w:tab w:val="left" w:pos="0" w:leader="none"/>
      </w:tabs>
      <w:suppressAutoHyphens w:val="true"/>
      <w:bidi w:val="0"/>
      <w:spacing w:lineRule="atLeast" w:line="400" w:before="180" w:after="100"/>
      <w:jc w:val="left"/>
    </w:pPr>
    <w:rPr>
      <w:rFonts w:ascii="Arial" w:hAnsi="Arial" w:eastAsia="Times New Roman" w:cs="Arial"/>
      <w:b/>
      <w:bCs/>
      <w:color w:val="000000"/>
      <w:w w:val="0"/>
      <w:sz w:val="34"/>
      <w:szCs w:val="34"/>
      <w:lang w:val="en-US" w:eastAsia="en-US" w:bidi="ar-SA"/>
    </w:rPr>
  </w:style>
  <w:style w:type="paragraph" w:styleId="Copyright" w:customStyle="1">
    <w:name w:val="Copyright"/>
    <w:qFormat/>
    <w:rsid w:val="007320ec"/>
    <w:pPr>
      <w:widowControl w:val="false"/>
      <w:bidi w:val="0"/>
      <w:spacing w:lineRule="atLeast" w:line="220" w:before="60" w:after="60"/>
      <w:jc w:val="left"/>
    </w:pPr>
    <w:rPr>
      <w:rFonts w:ascii="Arial" w:hAnsi="Arial" w:eastAsia="Times New Roman" w:cs="Arial"/>
      <w:color w:val="000000"/>
      <w:sz w:val="18"/>
      <w:szCs w:val="18"/>
      <w:lang w:val="en-US" w:eastAsia="en-US" w:bidi="ar-SA"/>
    </w:rPr>
  </w:style>
  <w:style w:type="paragraph" w:styleId="TTip" w:customStyle="1">
    <w:name w:val="T-Tip"/>
    <w:qFormat/>
    <w:rsid w:val="007320ec"/>
    <w:pPr>
      <w:keepLines/>
      <w:widowControl/>
      <w:pBdr>
        <w:top w:val="single" w:sz="8" w:space="0" w:color="00000A"/>
      </w:pBdr>
      <w:tabs>
        <w:tab w:val="left" w:pos="1224" w:leader="none"/>
      </w:tabs>
      <w:suppressAutoHyphens w:val="true"/>
      <w:bidi w:val="0"/>
      <w:spacing w:lineRule="atLeast" w:line="260" w:before="240" w:after="240"/>
      <w:ind w:right="360" w:hanging="0"/>
      <w:jc w:val="left"/>
    </w:pPr>
    <w:rPr>
      <w:rFonts w:ascii="Times New Roman" w:hAnsi="Times New Roman" w:eastAsia="Times New Roman" w:cs="Times New Roman"/>
      <w:color w:val="000000"/>
      <w:w w:val="0"/>
      <w:sz w:val="22"/>
      <w:szCs w:val="22"/>
      <w:lang w:val="en-US" w:eastAsia="en-US" w:bidi="ar-SA"/>
    </w:rPr>
  </w:style>
  <w:style w:type="paragraph" w:styleId="PNPartNumber" w:customStyle="1">
    <w:name w:val="PN-Part Number"/>
    <w:qFormat/>
    <w:rsid w:val="007320ec"/>
    <w:pPr>
      <w:widowControl/>
      <w:suppressAutoHyphens w:val="true"/>
      <w:bidi w:val="0"/>
      <w:spacing w:lineRule="atLeast" w:line="260" w:before="180" w:after="260"/>
      <w:jc w:val="left"/>
    </w:pPr>
    <w:rPr>
      <w:rFonts w:ascii="Arial" w:hAnsi="Arial" w:eastAsia="Times New Roman" w:cs="Arial"/>
      <w:color w:val="000000"/>
      <w:w w:val="0"/>
      <w:sz w:val="22"/>
      <w:szCs w:val="22"/>
      <w:lang w:val="en-US" w:eastAsia="en-US" w:bidi="ar-SA"/>
    </w:rPr>
  </w:style>
  <w:style w:type="paragraph" w:styleId="CopyrightBold" w:customStyle="1">
    <w:name w:val="Copyright Bold"/>
    <w:basedOn w:val="Copyright"/>
    <w:next w:val="Copyright"/>
    <w:qFormat/>
    <w:rsid w:val="007320ec"/>
    <w:pPr>
      <w:spacing w:before="180" w:after="60"/>
    </w:pPr>
    <w:rPr>
      <w:b/>
    </w:rPr>
  </w:style>
  <w:style w:type="paragraph" w:styleId="BUBulleted" w:customStyle="1">
    <w:name w:val="BU-Bulleted"/>
    <w:qFormat/>
    <w:rsid w:val="007320ec"/>
    <w:pPr>
      <w:widowControl/>
      <w:tabs>
        <w:tab w:val="left" w:pos="360" w:leader="none"/>
      </w:tabs>
      <w:suppressAutoHyphens w:val="true"/>
      <w:bidi w:val="0"/>
      <w:spacing w:lineRule="atLeast" w:line="260" w:before="100" w:after="100"/>
      <w:jc w:val="left"/>
    </w:pPr>
    <w:rPr>
      <w:rFonts w:ascii="Times New Roman" w:hAnsi="Times New Roman" w:eastAsia="Times New Roman" w:cs="Times New Roman"/>
      <w:color w:val="000000"/>
      <w:w w:val="0"/>
      <w:sz w:val="22"/>
      <w:szCs w:val="22"/>
      <w:lang w:val="en-US" w:eastAsia="en-US" w:bidi="ar-SA"/>
    </w:rPr>
  </w:style>
  <w:style w:type="paragraph" w:styleId="LLettered" w:customStyle="1">
    <w:name w:val="L-Lettered"/>
    <w:qFormat/>
    <w:rsid w:val="007320ec"/>
    <w:pPr>
      <w:widowControl/>
      <w:tabs>
        <w:tab w:val="decimal" w:pos="840" w:leader="none"/>
        <w:tab w:val="left" w:pos="1080" w:leader="none"/>
      </w:tabs>
      <w:suppressAutoHyphens w:val="true"/>
      <w:bidi w:val="0"/>
      <w:spacing w:lineRule="atLeast" w:line="260" w:before="60" w:after="100"/>
      <w:ind w:left="1080" w:hanging="0"/>
      <w:jc w:val="left"/>
    </w:pPr>
    <w:rPr>
      <w:rFonts w:ascii="Times New Roman" w:hAnsi="Times New Roman" w:eastAsia="Times New Roman" w:cs="Times New Roman"/>
      <w:color w:val="000000"/>
      <w:w w:val="0"/>
      <w:sz w:val="22"/>
      <w:szCs w:val="22"/>
      <w:lang w:val="en-US" w:eastAsia="en-US" w:bidi="ar-SA"/>
    </w:rPr>
  </w:style>
  <w:style w:type="paragraph" w:styleId="NTNote" w:customStyle="1">
    <w:name w:val="NT-Note"/>
    <w:qFormat/>
    <w:rsid w:val="007320ec"/>
    <w:pPr>
      <w:widowControl/>
      <w:pBdr>
        <w:top w:val="single" w:sz="8" w:space="0" w:color="00000A"/>
      </w:pBdr>
      <w:tabs>
        <w:tab w:val="left" w:pos="1224" w:leader="none"/>
      </w:tabs>
      <w:suppressAutoHyphens w:val="true"/>
      <w:bidi w:val="0"/>
      <w:spacing w:lineRule="atLeast" w:line="260" w:before="240" w:after="240"/>
      <w:ind w:left="720" w:right="360" w:hanging="0"/>
      <w:jc w:val="left"/>
    </w:pPr>
    <w:rPr>
      <w:rFonts w:ascii="Times New Roman" w:hAnsi="Times New Roman" w:eastAsia="Times New Roman" w:cs="Times New Roman"/>
      <w:color w:val="000000"/>
      <w:w w:val="0"/>
      <w:sz w:val="22"/>
      <w:szCs w:val="22"/>
      <w:lang w:val="en-US" w:eastAsia="en-US" w:bidi="ar-SA"/>
    </w:rPr>
  </w:style>
  <w:style w:type="paragraph" w:styleId="IIImportantInfo" w:customStyle="1">
    <w:name w:val="II-Important Info"/>
    <w:qFormat/>
    <w:rsid w:val="007320ec"/>
    <w:pPr>
      <w:widowControl/>
      <w:pBdr>
        <w:top w:val="single" w:sz="8" w:space="0" w:color="00000A"/>
      </w:pBdr>
      <w:suppressAutoHyphens w:val="true"/>
      <w:bidi w:val="0"/>
      <w:spacing w:lineRule="atLeast" w:line="260" w:before="240" w:after="240"/>
      <w:ind w:right="720" w:hanging="0"/>
      <w:jc w:val="left"/>
    </w:pPr>
    <w:rPr>
      <w:rFonts w:ascii="Times New Roman" w:hAnsi="Times New Roman" w:eastAsia="Times New Roman" w:cs="Times New Roman"/>
      <w:color w:val="000000"/>
      <w:w w:val="0"/>
      <w:sz w:val="22"/>
      <w:szCs w:val="22"/>
      <w:lang w:val="en-US" w:eastAsia="en-US" w:bidi="ar-SA"/>
    </w:rPr>
  </w:style>
  <w:style w:type="paragraph" w:styleId="NNumbered" w:customStyle="1">
    <w:name w:val="N-Numbered"/>
    <w:qFormat/>
    <w:rsid w:val="007320ec"/>
    <w:pPr>
      <w:widowControl/>
      <w:tabs>
        <w:tab w:val="decimal" w:pos="460" w:leader="none"/>
      </w:tabs>
      <w:suppressAutoHyphens w:val="true"/>
      <w:bidi w:val="0"/>
      <w:spacing w:lineRule="atLeast" w:line="260" w:before="100" w:after="100"/>
      <w:jc w:val="left"/>
    </w:pPr>
    <w:rPr>
      <w:rFonts w:ascii="Times New Roman" w:hAnsi="Times New Roman" w:eastAsia="Times New Roman" w:cs="Times New Roman"/>
      <w:color w:val="000000"/>
      <w:w w:val="0"/>
      <w:sz w:val="22"/>
      <w:szCs w:val="22"/>
      <w:lang w:val="en-US" w:eastAsia="en-US" w:bidi="ar-SA"/>
    </w:rPr>
  </w:style>
  <w:style w:type="paragraph" w:styleId="Author" w:customStyle="1">
    <w:name w:val="Author"/>
    <w:qFormat/>
    <w:rsid w:val="007320ec"/>
    <w:pPr>
      <w:widowControl/>
      <w:bidi w:val="0"/>
      <w:spacing w:lineRule="atLeast" w:line="300" w:before="180" w:after="60"/>
      <w:jc w:val="right"/>
    </w:pPr>
    <w:rPr>
      <w:rFonts w:ascii="Arial" w:hAnsi="Arial" w:eastAsia="Times New Roman" w:cs="Arial"/>
      <w:color w:val="000000"/>
      <w:sz w:val="22"/>
      <w:szCs w:val="18"/>
      <w:lang w:val="en-US" w:eastAsia="en-US" w:bidi="ar-SA"/>
    </w:rPr>
  </w:style>
  <w:style w:type="paragraph" w:styleId="FAFigure1Across" w:customStyle="1">
    <w:name w:val="FA-Figure 1 Across"/>
    <w:qFormat/>
    <w:rsid w:val="007320ec"/>
    <w:pPr>
      <w:widowControl/>
      <w:pBdr>
        <w:top w:val="single" w:sz="8" w:space="6" w:color="00000A"/>
        <w:bottom w:val="single" w:sz="8" w:space="6" w:color="00000A"/>
      </w:pBdr>
      <w:tabs>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suppressAutoHyphens w:val="true"/>
      <w:bidi w:val="0"/>
      <w:spacing w:lineRule="atLeast" w:line="240" w:before="120" w:after="360"/>
      <w:ind w:firstLine="720"/>
      <w:jc w:val="right"/>
    </w:pPr>
    <w:rPr>
      <w:rFonts w:ascii="Arial" w:hAnsi="Arial" w:eastAsia="Times New Roman" w:cs="Arial"/>
      <w:color w:val="000000"/>
      <w:w w:val="0"/>
      <w:sz w:val="22"/>
      <w:szCs w:val="20"/>
      <w:lang w:val="en-US" w:eastAsia="en-US" w:bidi="ar-SA"/>
    </w:rPr>
  </w:style>
  <w:style w:type="paragraph" w:styleId="BUIBulletedIndented" w:customStyle="1">
    <w:name w:val="BUI-Bulleted Indented"/>
    <w:qFormat/>
    <w:rsid w:val="007320ec"/>
    <w:pPr>
      <w:widowControl/>
      <w:tabs>
        <w:tab w:val="left" w:pos="720" w:leader="none"/>
      </w:tabs>
      <w:suppressAutoHyphens w:val="true"/>
      <w:bidi w:val="0"/>
      <w:spacing w:lineRule="atLeast" w:line="260" w:before="100" w:after="100"/>
      <w:jc w:val="left"/>
    </w:pPr>
    <w:rPr>
      <w:rFonts w:ascii="Times New Roman" w:hAnsi="Times New Roman" w:eastAsia="Times New Roman" w:cs="Times New Roman"/>
      <w:color w:val="000000"/>
      <w:w w:val="0"/>
      <w:sz w:val="22"/>
      <w:szCs w:val="22"/>
      <w:lang w:val="en-US" w:eastAsia="en-US" w:bidi="ar-SA"/>
    </w:rPr>
  </w:style>
  <w:style w:type="paragraph" w:styleId="BIBodyIndented" w:customStyle="1">
    <w:name w:val="BI-Body Indented"/>
    <w:qFormat/>
    <w:rsid w:val="007320ec"/>
    <w:pPr>
      <w:widowControl w:val="false"/>
      <w:tabs>
        <w:tab w:val="left" w:pos="360" w:leader="none"/>
      </w:tabs>
      <w:bidi w:val="0"/>
      <w:spacing w:before="100" w:after="0"/>
      <w:ind w:left="720" w:hanging="0"/>
      <w:jc w:val="left"/>
    </w:pPr>
    <w:rPr>
      <w:rFonts w:ascii="Cambria" w:hAnsi="Cambria" w:eastAsia="" w:cs=""/>
      <w:color w:val="00000A"/>
      <w:sz w:val="22"/>
      <w:szCs w:val="24"/>
      <w:lang w:val="en-US" w:eastAsia="en-US" w:bidi="ar-SA"/>
    </w:rPr>
  </w:style>
  <w:style w:type="paragraph" w:styleId="CBCellBody" w:customStyle="1">
    <w:name w:val="CB-Cell Body"/>
    <w:qFormat/>
    <w:rsid w:val="007320ec"/>
    <w:pPr>
      <w:widowControl/>
      <w:suppressAutoHyphens w:val="true"/>
      <w:bidi w:val="0"/>
      <w:spacing w:lineRule="atLeast" w:line="260" w:before="180" w:after="60"/>
      <w:jc w:val="left"/>
    </w:pPr>
    <w:rPr>
      <w:rFonts w:ascii="Times New Roman" w:hAnsi="Times New Roman" w:eastAsia="Times New Roman" w:cs="Times New Roman"/>
      <w:color w:val="000000"/>
      <w:w w:val="0"/>
      <w:sz w:val="22"/>
      <w:szCs w:val="22"/>
      <w:lang w:val="en-US" w:eastAsia="en-US" w:bidi="ar-SA"/>
    </w:rPr>
  </w:style>
  <w:style w:type="paragraph" w:styleId="CCCellCenter" w:customStyle="1">
    <w:name w:val="CC-Cell Center"/>
    <w:qFormat/>
    <w:rsid w:val="007320ec"/>
    <w:pPr>
      <w:widowControl/>
      <w:suppressAutoHyphens w:val="true"/>
      <w:bidi w:val="0"/>
      <w:spacing w:lineRule="atLeast" w:line="260" w:before="180" w:after="60"/>
      <w:jc w:val="center"/>
    </w:pPr>
    <w:rPr>
      <w:rFonts w:ascii="Times New Roman" w:hAnsi="Times New Roman" w:eastAsia="Times New Roman" w:cs="Times New Roman"/>
      <w:color w:val="000000"/>
      <w:w w:val="0"/>
      <w:sz w:val="22"/>
      <w:szCs w:val="22"/>
      <w:lang w:val="en-US" w:eastAsia="en-US" w:bidi="ar-SA"/>
    </w:rPr>
  </w:style>
  <w:style w:type="paragraph" w:styleId="CCOCellCommand" w:customStyle="1">
    <w:name w:val="CCO-Cell Command"/>
    <w:qFormat/>
    <w:rsid w:val="007320ec"/>
    <w:pPr>
      <w:widowControl w:val="false"/>
      <w:tabs>
        <w:tab w:val="left" w:pos="440" w:leader="none"/>
        <w:tab w:val="left" w:pos="980" w:leader="none"/>
        <w:tab w:val="left" w:pos="1520" w:leader="none"/>
        <w:tab w:val="left" w:pos="2060" w:leader="none"/>
        <w:tab w:val="left" w:pos="2600" w:leader="none"/>
        <w:tab w:val="left" w:pos="3140" w:leader="none"/>
        <w:tab w:val="left" w:pos="3680" w:leader="none"/>
        <w:tab w:val="left" w:pos="4220" w:leader="none"/>
        <w:tab w:val="left" w:pos="4760" w:leader="none"/>
        <w:tab w:val="left" w:pos="5300" w:leader="none"/>
      </w:tabs>
      <w:bidi w:val="0"/>
      <w:jc w:val="left"/>
    </w:pPr>
    <w:rPr>
      <w:rFonts w:ascii="Cambria" w:hAnsi="Cambria" w:eastAsia="" w:cs=""/>
      <w:color w:val="00000A"/>
      <w:sz w:val="22"/>
      <w:szCs w:val="24"/>
      <w:lang w:val="en-US" w:eastAsia="en-US" w:bidi="ar-SA"/>
    </w:rPr>
  </w:style>
  <w:style w:type="paragraph" w:styleId="BBody" w:customStyle="1">
    <w:name w:val="B-Body"/>
    <w:qFormat/>
    <w:rsid w:val="007320ec"/>
    <w:pPr>
      <w:widowControl/>
      <w:suppressAutoHyphens w:val="true"/>
      <w:bidi w:val="0"/>
      <w:spacing w:lineRule="atLeast" w:line="260" w:before="160" w:after="100"/>
      <w:jc w:val="left"/>
    </w:pPr>
    <w:rPr>
      <w:rFonts w:ascii="Times New Roman" w:hAnsi="Times New Roman" w:eastAsia="Times New Roman" w:cs="Times New Roman"/>
      <w:color w:val="000000"/>
      <w:w w:val="0"/>
      <w:sz w:val="22"/>
      <w:szCs w:val="22"/>
      <w:lang w:val="en-US" w:eastAsia="en-US" w:bidi="ar-SA"/>
    </w:rPr>
  </w:style>
  <w:style w:type="paragraph" w:styleId="CHCellHeading" w:customStyle="1">
    <w:name w:val="CH-Cell Heading"/>
    <w:qFormat/>
    <w:rsid w:val="007320ec"/>
    <w:pPr>
      <w:widowControl/>
      <w:suppressAutoHyphens w:val="true"/>
      <w:bidi w:val="0"/>
      <w:spacing w:lineRule="atLeast" w:line="260" w:before="180" w:after="60"/>
      <w:jc w:val="center"/>
    </w:pPr>
    <w:rPr>
      <w:rFonts w:ascii="Times New Roman" w:hAnsi="Times New Roman" w:eastAsia="Times New Roman" w:cs="Times New Roman"/>
      <w:b/>
      <w:bCs/>
      <w:color w:val="000000"/>
      <w:w w:val="0"/>
      <w:sz w:val="22"/>
      <w:szCs w:val="22"/>
      <w:lang w:val="en-US" w:eastAsia="en-US" w:bidi="ar-SA"/>
    </w:rPr>
  </w:style>
  <w:style w:type="paragraph" w:styleId="AuthorDetail" w:customStyle="1">
    <w:name w:val="Author Detail"/>
    <w:basedOn w:val="Author"/>
    <w:qFormat/>
    <w:rsid w:val="007320ec"/>
    <w:pPr>
      <w:keepLines/>
      <w:suppressAutoHyphens w:val="true"/>
      <w:spacing w:before="0" w:after="60"/>
    </w:pPr>
    <w:rPr>
      <w:bCs/>
      <w:sz w:val="20"/>
    </w:rPr>
  </w:style>
  <w:style w:type="paragraph" w:styleId="Perm" w:customStyle="1">
    <w:name w:val="Perm"/>
    <w:qFormat/>
    <w:rsid w:val="007320ec"/>
    <w:pPr>
      <w:widowControl w:val="false"/>
      <w:bidi w:val="0"/>
      <w:jc w:val="center"/>
    </w:pPr>
    <w:rPr>
      <w:rFonts w:ascii="Cambria" w:hAnsi="Cambria" w:eastAsia="" w:cs=""/>
      <w:color w:val="00000A"/>
      <w:sz w:val="14"/>
      <w:szCs w:val="14"/>
      <w:lang w:val="en-US" w:eastAsia="en-US" w:bidi="ar-SA"/>
    </w:rPr>
  </w:style>
  <w:style w:type="paragraph" w:styleId="BKBodyKeepWithNext" w:customStyle="1">
    <w:name w:val="BK-Body Keep With Next"/>
    <w:basedOn w:val="BBody"/>
    <w:qFormat/>
    <w:rsid w:val="007320ec"/>
    <w:pPr>
      <w:keepNext/>
      <w:spacing w:before="160" w:after="60"/>
    </w:pPr>
    <w:rPr/>
  </w:style>
  <w:style w:type="paragraph" w:styleId="H3Heading3" w:customStyle="1">
    <w:name w:val="H3-Heading 3"/>
    <w:qFormat/>
    <w:rsid w:val="007320ec"/>
    <w:pPr>
      <w:keepNext/>
      <w:pageBreakBefore/>
      <w:widowControl/>
      <w:suppressAutoHyphens w:val="true"/>
      <w:bidi w:val="0"/>
      <w:spacing w:lineRule="atLeast" w:line="380" w:before="180" w:after="160"/>
      <w:jc w:val="left"/>
      <w:outlineLvl w:val="2"/>
    </w:pPr>
    <w:rPr>
      <w:rFonts w:ascii="Arial" w:hAnsi="Arial" w:eastAsia="Times New Roman" w:cs="Arial"/>
      <w:b/>
      <w:bCs/>
      <w:color w:val="000000"/>
      <w:w w:val="0"/>
      <w:sz w:val="32"/>
      <w:szCs w:val="32"/>
      <w:lang w:val="en-US" w:eastAsia="en-US" w:bidi="ar-SA"/>
    </w:rPr>
  </w:style>
  <w:style w:type="paragraph" w:styleId="H3FHeading3Flow" w:customStyle="1">
    <w:name w:val="H3F-Heading 3 Flow"/>
    <w:qFormat/>
    <w:rsid w:val="007320ec"/>
    <w:pPr>
      <w:keepNext/>
      <w:keepLines/>
      <w:widowControl/>
      <w:suppressAutoHyphens w:val="true"/>
      <w:bidi w:val="0"/>
      <w:spacing w:lineRule="atLeast" w:line="380" w:before="600" w:after="160"/>
      <w:contextualSpacing/>
      <w:jc w:val="left"/>
      <w:outlineLvl w:val="2"/>
    </w:pPr>
    <w:rPr>
      <w:rFonts w:ascii="Arial" w:hAnsi="Arial" w:eastAsia="Times New Roman" w:cs="Arial"/>
      <w:b/>
      <w:bCs/>
      <w:color w:val="000000"/>
      <w:w w:val="0"/>
      <w:sz w:val="32"/>
      <w:szCs w:val="32"/>
      <w:lang w:val="en-US" w:eastAsia="en-US" w:bidi="ar-SA"/>
    </w:rPr>
  </w:style>
  <w:style w:type="paragraph" w:styleId="H4Heading4" w:customStyle="1">
    <w:name w:val="H4-Heading 4"/>
    <w:qFormat/>
    <w:rsid w:val="007320ec"/>
    <w:pPr>
      <w:keepNext/>
      <w:keepLines/>
      <w:pageBreakBefore/>
      <w:widowControl/>
      <w:suppressAutoHyphens w:val="true"/>
      <w:bidi w:val="0"/>
      <w:spacing w:lineRule="atLeast" w:line="340" w:before="180" w:after="120"/>
      <w:jc w:val="left"/>
      <w:outlineLvl w:val="3"/>
    </w:pPr>
    <w:rPr>
      <w:rFonts w:ascii="Arial" w:hAnsi="Arial" w:eastAsia="Times New Roman" w:cs="Arial"/>
      <w:color w:val="000000"/>
      <w:w w:val="0"/>
      <w:sz w:val="28"/>
      <w:szCs w:val="28"/>
      <w:lang w:val="en-US" w:eastAsia="en-US" w:bidi="ar-SA"/>
    </w:rPr>
  </w:style>
  <w:style w:type="paragraph" w:styleId="H4FHeading4Flow" w:customStyle="1">
    <w:name w:val="H4F-Heading 4 Flow"/>
    <w:qFormat/>
    <w:rsid w:val="007320ec"/>
    <w:pPr>
      <w:keepNext/>
      <w:keepLines/>
      <w:widowControl/>
      <w:suppressAutoHyphens w:val="true"/>
      <w:bidi w:val="0"/>
      <w:spacing w:lineRule="atLeast" w:line="340" w:before="500" w:after="120"/>
      <w:contextualSpacing/>
      <w:jc w:val="left"/>
      <w:outlineLvl w:val="3"/>
    </w:pPr>
    <w:rPr>
      <w:rFonts w:ascii="Arial" w:hAnsi="Arial" w:eastAsia="Times New Roman" w:cs="Arial"/>
      <w:color w:val="000000"/>
      <w:w w:val="0"/>
      <w:sz w:val="28"/>
      <w:szCs w:val="28"/>
      <w:lang w:val="en-US" w:eastAsia="en-US" w:bidi="ar-SA"/>
    </w:rPr>
  </w:style>
  <w:style w:type="paragraph" w:styleId="H5Heading5" w:customStyle="1">
    <w:name w:val="H5-Heading 5"/>
    <w:qFormat/>
    <w:rsid w:val="007320ec"/>
    <w:pPr>
      <w:pageBreakBefore/>
      <w:widowControl w:val="false"/>
      <w:bidi w:val="0"/>
      <w:jc w:val="left"/>
    </w:pPr>
    <w:rPr>
      <w:rFonts w:ascii="Cambria" w:hAnsi="Cambria" w:eastAsia="" w:cs=""/>
      <w:color w:val="00000A"/>
      <w:sz w:val="22"/>
      <w:szCs w:val="24"/>
      <w:lang w:val="en-US" w:eastAsia="en-US" w:bidi="ar-SA"/>
    </w:rPr>
  </w:style>
  <w:style w:type="paragraph" w:styleId="H5FHeading5Flow" w:customStyle="1">
    <w:name w:val="H5F-Heading 5 Flow"/>
    <w:qFormat/>
    <w:rsid w:val="007320ec"/>
    <w:pPr>
      <w:keepNext/>
      <w:keepLines/>
      <w:widowControl/>
      <w:suppressAutoHyphens w:val="true"/>
      <w:bidi w:val="0"/>
      <w:spacing w:lineRule="atLeast" w:line="280" w:before="400" w:after="80"/>
      <w:jc w:val="left"/>
      <w:outlineLvl w:val="4"/>
    </w:pPr>
    <w:rPr>
      <w:rFonts w:ascii="Arial" w:hAnsi="Arial" w:eastAsia="Times New Roman" w:cs="Arial"/>
      <w:b/>
      <w:bCs/>
      <w:color w:val="000000"/>
      <w:w w:val="0"/>
      <w:sz w:val="22"/>
      <w:szCs w:val="24"/>
      <w:lang w:val="en-US" w:eastAsia="en-US" w:bidi="ar-SA"/>
    </w:rPr>
  </w:style>
  <w:style w:type="paragraph" w:styleId="TH" w:customStyle="1">
    <w:name w:val="TH"/>
    <w:basedOn w:val="DDeliverable"/>
    <w:qFormat/>
    <w:rsid w:val="007320ec"/>
    <w:pPr>
      <w:spacing w:before="180" w:after="500"/>
    </w:pPr>
    <w:rPr>
      <w:sz w:val="52"/>
    </w:rPr>
  </w:style>
  <w:style w:type="paragraph" w:styleId="FFooter" w:customStyle="1">
    <w:name w:val="F-Footer"/>
    <w:qFormat/>
    <w:rsid w:val="007320ec"/>
    <w:pPr>
      <w:widowControl w:val="false"/>
      <w:tabs>
        <w:tab w:val="left" w:pos="720" w:leader="none"/>
        <w:tab w:val="right" w:pos="10140" w:leader="none"/>
        <w:tab w:val="right" w:pos="10940" w:leader="none"/>
      </w:tabs>
      <w:suppressAutoHyphens w:val="true"/>
      <w:bidi w:val="0"/>
      <w:spacing w:lineRule="atLeast" w:line="220" w:before="180" w:after="60"/>
      <w:jc w:val="left"/>
    </w:pPr>
    <w:rPr>
      <w:rFonts w:ascii="Arial" w:hAnsi="Arial" w:eastAsia="Times New Roman" w:cs="Arial"/>
      <w:color w:val="000000"/>
      <w:w w:val="0"/>
      <w:sz w:val="16"/>
      <w:szCs w:val="16"/>
      <w:lang w:val="en-US" w:eastAsia="en-US" w:bidi="ar-SA"/>
    </w:rPr>
  </w:style>
  <w:style w:type="paragraph" w:styleId="EExerciseHeading" w:customStyle="1">
    <w:name w:val="E-Exercise Heading"/>
    <w:qFormat/>
    <w:rsid w:val="007320ec"/>
    <w:pPr>
      <w:widowControl w:val="false"/>
      <w:bidi w:val="0"/>
      <w:jc w:val="left"/>
    </w:pPr>
    <w:rPr>
      <w:rFonts w:ascii="Cambria" w:hAnsi="Cambria" w:eastAsia="" w:cs=""/>
      <w:color w:val="00000A"/>
      <w:sz w:val="22"/>
      <w:szCs w:val="24"/>
      <w:lang w:val="en-US" w:eastAsia="en-US" w:bidi="ar-SA"/>
    </w:rPr>
  </w:style>
  <w:style w:type="paragraph" w:styleId="H2Heading2" w:customStyle="1">
    <w:name w:val="H2-Heading 2"/>
    <w:qFormat/>
    <w:rsid w:val="007320ec"/>
    <w:pPr>
      <w:keepNext/>
      <w:widowControl/>
      <w:suppressAutoHyphens w:val="true"/>
      <w:bidi w:val="0"/>
      <w:spacing w:lineRule="atLeast" w:line="480" w:before="700" w:after="240"/>
      <w:contextualSpacing/>
      <w:jc w:val="left"/>
      <w:outlineLvl w:val="1"/>
    </w:pPr>
    <w:rPr>
      <w:rFonts w:ascii="Arial" w:hAnsi="Arial" w:eastAsia="Times New Roman" w:cs="Arial"/>
      <w:b/>
      <w:bCs/>
      <w:color w:val="000000"/>
      <w:w w:val="0"/>
      <w:sz w:val="40"/>
      <w:szCs w:val="40"/>
      <w:lang w:val="en-US" w:eastAsia="en-US" w:bidi="ar-SA"/>
    </w:rPr>
  </w:style>
  <w:style w:type="paragraph" w:styleId="CCommand" w:customStyle="1">
    <w:name w:val="C-Command"/>
    <w:qFormat/>
    <w:rsid w:val="007320ec"/>
    <w:pPr>
      <w:widowControl/>
      <w:tabs>
        <w:tab w:val="left" w:pos="1460" w:leader="none"/>
        <w:tab w:val="left" w:pos="2000" w:leader="none"/>
        <w:tab w:val="left" w:pos="2540" w:leader="none"/>
        <w:tab w:val="left" w:pos="3080" w:leader="none"/>
        <w:tab w:val="left" w:pos="3620" w:leader="none"/>
        <w:tab w:val="left" w:pos="4160" w:leader="none"/>
        <w:tab w:val="left" w:pos="4700" w:leader="none"/>
        <w:tab w:val="left" w:pos="5240" w:leader="none"/>
        <w:tab w:val="left" w:pos="5780" w:leader="none"/>
        <w:tab w:val="left" w:pos="6320" w:leader="none"/>
      </w:tabs>
      <w:suppressAutoHyphens w:val="true"/>
      <w:bidi w:val="0"/>
      <w:spacing w:lineRule="atLeast" w:line="240" w:before="180" w:after="60"/>
      <w:ind w:left="720" w:hanging="0"/>
      <w:jc w:val="left"/>
    </w:pPr>
    <w:rPr>
      <w:rFonts w:ascii="Courier New" w:hAnsi="Courier New" w:eastAsia="Times New Roman" w:cs="Courier New"/>
      <w:color w:val="000000"/>
      <w:w w:val="0"/>
      <w:sz w:val="22"/>
      <w:szCs w:val="20"/>
      <w:lang w:val="en-US" w:eastAsia="en-US" w:bidi="ar-SA"/>
    </w:rPr>
  </w:style>
  <w:style w:type="paragraph" w:styleId="CICommandIndented" w:customStyle="1">
    <w:name w:val="CI-Command Indented"/>
    <w:basedOn w:val="CCommand"/>
    <w:qFormat/>
    <w:rsid w:val="007320ec"/>
    <w:pPr>
      <w:ind w:left="1080" w:hanging="0"/>
    </w:pPr>
    <w:rPr/>
  </w:style>
  <w:style w:type="paragraph" w:styleId="Figure1" w:customStyle="1">
    <w:name w:val="Figure 1"/>
    <w:qFormat/>
    <w:rsid w:val="007320ec"/>
    <w:pPr>
      <w:widowControl/>
      <w:pBdr>
        <w:top w:val="single" w:sz="8" w:space="6" w:color="00000A"/>
        <w:bottom w:val="single" w:sz="8" w:space="6" w:color="00000A"/>
      </w:pBdr>
      <w:tabs>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suppressAutoHyphens w:val="true"/>
      <w:bidi w:val="0"/>
      <w:spacing w:lineRule="atLeast" w:line="240" w:before="120" w:after="360"/>
      <w:ind w:firstLine="720"/>
      <w:jc w:val="center"/>
    </w:pPr>
    <w:rPr>
      <w:rFonts w:ascii="Arial" w:hAnsi="Arial" w:eastAsia="Times New Roman" w:cs="Arial"/>
      <w:color w:val="000000"/>
      <w:w w:val="0"/>
      <w:sz w:val="22"/>
      <w:szCs w:val="20"/>
      <w:lang w:val="en-US" w:eastAsia="en-US" w:bidi="ar-SA"/>
    </w:rPr>
  </w:style>
  <w:style w:type="paragraph" w:styleId="Footer">
    <w:name w:val="Footer"/>
    <w:basedOn w:val="Normal"/>
    <w:link w:val="FooterChar"/>
    <w:rsid w:val="007320ec"/>
    <w:pPr>
      <w:tabs>
        <w:tab w:val="center" w:pos="4320" w:leader="none"/>
        <w:tab w:val="right" w:pos="8640" w:leader="none"/>
      </w:tabs>
    </w:pPr>
    <w:rPr/>
  </w:style>
  <w:style w:type="paragraph" w:styleId="H1Heading1" w:customStyle="1">
    <w:name w:val="H1-Heading 1"/>
    <w:qFormat/>
    <w:rsid w:val="007320ec"/>
    <w:pPr>
      <w:keepNext/>
      <w:keepLines/>
      <w:pageBreakBefore/>
      <w:widowControl/>
      <w:pBdr>
        <w:bottom w:val="single" w:sz="8" w:space="0" w:color="00000A"/>
      </w:pBdr>
      <w:tabs>
        <w:tab w:val="left" w:pos="2000" w:leader="none"/>
      </w:tabs>
      <w:suppressAutoHyphens w:val="true"/>
      <w:bidi w:val="0"/>
      <w:spacing w:lineRule="atLeast" w:line="620" w:before="180" w:after="360"/>
      <w:jc w:val="left"/>
      <w:outlineLvl w:val="0"/>
    </w:pPr>
    <w:rPr>
      <w:rFonts w:ascii="Arial" w:hAnsi="Arial" w:eastAsia="Times New Roman" w:cs="Arial"/>
      <w:b/>
      <w:bCs/>
      <w:color w:val="000000"/>
      <w:w w:val="0"/>
      <w:sz w:val="52"/>
      <w:szCs w:val="52"/>
      <w:lang w:val="en-US" w:eastAsia="en-US" w:bidi="ar-SA"/>
    </w:rPr>
  </w:style>
  <w:style w:type="paragraph" w:styleId="AAppendix" w:customStyle="1">
    <w:name w:val="A-Appendix"/>
    <w:basedOn w:val="H1Heading1"/>
    <w:qFormat/>
    <w:rsid w:val="007320ec"/>
    <w:pPr>
      <w:ind w:left="2002" w:hanging="2002"/>
    </w:pPr>
    <w:rPr>
      <w:bCs w:val="false"/>
    </w:rPr>
  </w:style>
  <w:style w:type="paragraph" w:styleId="FCFigureCaption" w:customStyle="1">
    <w:name w:val="FC-Figure Caption"/>
    <w:qFormat/>
    <w:rsid w:val="007320ec"/>
    <w:pPr>
      <w:keepLines/>
      <w:widowControl/>
      <w:bidi w:val="0"/>
      <w:spacing w:lineRule="atLeast" w:line="300" w:before="180" w:after="200"/>
      <w:jc w:val="center"/>
    </w:pPr>
    <w:rPr>
      <w:rFonts w:ascii="Arial" w:hAnsi="Arial" w:eastAsia="Times New Roman" w:cs="Times New Roman"/>
      <w:b/>
      <w:bCs/>
      <w:color w:val="000000"/>
      <w:w w:val="0"/>
      <w:sz w:val="22"/>
      <w:szCs w:val="52"/>
      <w:lang w:val="en-US" w:eastAsia="en-US" w:bidi="ar-SA"/>
    </w:rPr>
  </w:style>
  <w:style w:type="paragraph" w:styleId="Subtitle">
    <w:name w:val="Subtitle"/>
    <w:basedOn w:val="Normal"/>
    <w:next w:val="Normal"/>
    <w:link w:val="SubtitleChar"/>
    <w:qFormat/>
    <w:rsid w:val="007320ec"/>
    <w:pPr>
      <w:jc w:val="center"/>
      <w:outlineLvl w:val="1"/>
    </w:pPr>
    <w:rPr>
      <w:rFonts w:ascii="Cambria" w:hAnsi="Cambria"/>
      <w:sz w:val="24"/>
    </w:rPr>
  </w:style>
  <w:style w:type="paragraph" w:styleId="Contents2" w:customStyle="1">
    <w:name w:val="Contents 2"/>
    <w:basedOn w:val="Normal"/>
    <w:next w:val="Normal"/>
    <w:autoRedefine/>
    <w:uiPriority w:val="39"/>
    <w:rsid w:val="007320ec"/>
    <w:pPr>
      <w:ind w:left="240" w:hanging="0"/>
    </w:pPr>
    <w:rPr/>
  </w:style>
  <w:style w:type="paragraph" w:styleId="Contents1" w:customStyle="1">
    <w:name w:val="Contents 1"/>
    <w:basedOn w:val="Normal"/>
    <w:next w:val="Normal"/>
    <w:autoRedefine/>
    <w:uiPriority w:val="39"/>
    <w:rsid w:val="007320ec"/>
    <w:pPr>
      <w:spacing w:before="120" w:after="60"/>
      <w:contextualSpacing/>
    </w:pPr>
    <w:rPr>
      <w:b/>
    </w:rPr>
  </w:style>
  <w:style w:type="paragraph" w:styleId="Contents3" w:customStyle="1">
    <w:name w:val="Contents 3"/>
    <w:basedOn w:val="Normal"/>
    <w:next w:val="Normal"/>
    <w:autoRedefine/>
    <w:uiPriority w:val="39"/>
    <w:rsid w:val="007320ec"/>
    <w:pPr>
      <w:ind w:left="480" w:hanging="0"/>
    </w:pPr>
    <w:rPr/>
  </w:style>
  <w:style w:type="paragraph" w:styleId="Header">
    <w:name w:val="Header"/>
    <w:basedOn w:val="Normal"/>
    <w:link w:val="HeaderChar"/>
    <w:rsid w:val="007320ec"/>
    <w:pPr>
      <w:pBdr>
        <w:bottom w:val="single" w:sz="8" w:space="1" w:color="00000A"/>
      </w:pBdr>
      <w:tabs>
        <w:tab w:val="center" w:pos="4320" w:leader="none"/>
        <w:tab w:val="right" w:pos="8640" w:leader="none"/>
      </w:tabs>
    </w:pPr>
    <w:rPr>
      <w:i/>
      <w:sz w:val="18"/>
    </w:rPr>
  </w:style>
  <w:style w:type="paragraph" w:styleId="HeaderRight" w:customStyle="1">
    <w:name w:val="Header Right"/>
    <w:basedOn w:val="Normal"/>
    <w:qFormat/>
    <w:rsid w:val="007320ec"/>
    <w:pPr>
      <w:pBdr>
        <w:bottom w:val="single" w:sz="8" w:space="1" w:color="00000A"/>
      </w:pBdr>
      <w:spacing w:before="180" w:after="60"/>
      <w:contextualSpacing/>
      <w:jc w:val="right"/>
    </w:pPr>
    <w:rPr>
      <w:i/>
      <w:sz w:val="18"/>
    </w:rPr>
  </w:style>
  <w:style w:type="paragraph" w:styleId="Contents4" w:customStyle="1">
    <w:name w:val="Contents 4"/>
    <w:basedOn w:val="Normal"/>
    <w:next w:val="Normal"/>
    <w:autoRedefine/>
    <w:semiHidden/>
    <w:rsid w:val="007320ec"/>
    <w:pPr>
      <w:ind w:left="660" w:hanging="0"/>
    </w:pPr>
    <w:rPr/>
  </w:style>
  <w:style w:type="paragraph" w:styleId="Contents5" w:customStyle="1">
    <w:name w:val="Contents 5"/>
    <w:basedOn w:val="Normal"/>
    <w:next w:val="Normal"/>
    <w:autoRedefine/>
    <w:semiHidden/>
    <w:rsid w:val="007320ec"/>
    <w:pPr>
      <w:ind w:left="880" w:hanging="0"/>
    </w:pPr>
    <w:rPr/>
  </w:style>
  <w:style w:type="paragraph" w:styleId="NoSpacing">
    <w:name w:val="No Spacing"/>
    <w:uiPriority w:val="1"/>
    <w:qFormat/>
    <w:rsid w:val="007320ec"/>
    <w:pPr>
      <w:widowControl/>
      <w:bidi w:val="0"/>
      <w:spacing w:lineRule="atLeast" w:line="300" w:before="180" w:after="60"/>
      <w:jc w:val="left"/>
    </w:pPr>
    <w:rPr>
      <w:rFonts w:ascii="Arial" w:hAnsi="Arial" w:eastAsia="Times New Roman" w:cs="Times New Roman"/>
      <w:color w:val="00000A"/>
      <w:sz w:val="22"/>
      <w:szCs w:val="24"/>
      <w:lang w:val="en-US" w:eastAsia="en-US" w:bidi="ar-SA"/>
    </w:rPr>
  </w:style>
  <w:style w:type="paragraph" w:styleId="ListParagraph">
    <w:name w:val="List Paragraph"/>
    <w:basedOn w:val="Normal"/>
    <w:uiPriority w:val="34"/>
    <w:qFormat/>
    <w:rsid w:val="007320ec"/>
    <w:pPr>
      <w:ind w:left="720" w:hanging="0"/>
    </w:pPr>
    <w:rPr/>
  </w:style>
  <w:style w:type="paragraph" w:styleId="P0" w:customStyle="1">
    <w:name w:val="p0"/>
    <w:uiPriority w:val="99"/>
    <w:qFormat/>
    <w:rsid w:val="007320ec"/>
    <w:pPr>
      <w:widowControl/>
      <w:tabs>
        <w:tab w:val="left" w:pos="360" w:leader="none"/>
        <w:tab w:val="left" w:pos="720" w:leader="none"/>
        <w:tab w:val="left" w:pos="1080" w:leader="none"/>
        <w:tab w:val="left" w:pos="1440" w:leader="none"/>
      </w:tabs>
      <w:suppressAutoHyphens w:val="true"/>
      <w:bidi w:val="0"/>
      <w:spacing w:lineRule="atLeast" w:line="300" w:before="180" w:after="60"/>
      <w:jc w:val="left"/>
    </w:pPr>
    <w:rPr>
      <w:rFonts w:ascii="Arial" w:hAnsi="Arial" w:eastAsia="Times New Roman" w:cs="Arial"/>
      <w:color w:val="000000"/>
      <w:w w:val="0"/>
      <w:sz w:val="22"/>
      <w:szCs w:val="22"/>
      <w:lang w:val="en-US" w:eastAsia="en-US" w:bidi="ar-SA"/>
    </w:rPr>
  </w:style>
  <w:style w:type="paragraph" w:styleId="Lul1" w:customStyle="1">
    <w:name w:val="lul1"/>
    <w:uiPriority w:val="99"/>
    <w:qFormat/>
    <w:rsid w:val="007320ec"/>
    <w:pPr>
      <w:widowControl/>
      <w:tabs>
        <w:tab w:val="left" w:pos="360" w:leader="none"/>
      </w:tabs>
      <w:suppressAutoHyphens w:val="true"/>
      <w:bidi w:val="0"/>
      <w:spacing w:lineRule="atLeast" w:line="300" w:before="60" w:after="120"/>
      <w:ind w:left="360" w:hanging="360"/>
      <w:jc w:val="left"/>
    </w:pPr>
    <w:rPr>
      <w:rFonts w:ascii="Arial" w:hAnsi="Arial" w:eastAsia="Times New Roman" w:cs="Arial"/>
      <w:color w:val="000000"/>
      <w:w w:val="0"/>
      <w:sz w:val="22"/>
      <w:szCs w:val="22"/>
      <w:lang w:val="en-US" w:eastAsia="en-US" w:bidi="ar-SA"/>
    </w:rPr>
  </w:style>
  <w:style w:type="paragraph" w:styleId="Lul2" w:customStyle="1">
    <w:name w:val="lul2"/>
    <w:uiPriority w:val="99"/>
    <w:qFormat/>
    <w:rsid w:val="007320ec"/>
    <w:pPr>
      <w:widowControl/>
      <w:tabs>
        <w:tab w:val="left" w:pos="720" w:leader="none"/>
      </w:tabs>
      <w:suppressAutoHyphens w:val="true"/>
      <w:bidi w:val="0"/>
      <w:spacing w:lineRule="atLeast" w:line="300" w:before="60" w:after="120"/>
      <w:ind w:left="720" w:hanging="360"/>
      <w:jc w:val="left"/>
    </w:pPr>
    <w:rPr>
      <w:rFonts w:ascii="Arial" w:hAnsi="Arial" w:eastAsia="Times New Roman" w:cs="Arial"/>
      <w:color w:val="000000"/>
      <w:w w:val="0"/>
      <w:sz w:val="22"/>
      <w:szCs w:val="22"/>
      <w:lang w:val="en-US" w:eastAsia="en-US" w:bidi="ar-SA"/>
    </w:rPr>
  </w:style>
  <w:style w:type="paragraph" w:styleId="Zh1spec" w:customStyle="1">
    <w:name w:val="z_h1_spec"/>
    <w:uiPriority w:val="99"/>
    <w:qFormat/>
    <w:rsid w:val="007320ec"/>
    <w:pPr>
      <w:keepNext/>
      <w:pageBreakBefore/>
      <w:widowControl/>
      <w:pBdr>
        <w:top w:val="single" w:sz="8" w:space="0" w:color="00000A"/>
      </w:pBdr>
      <w:tabs>
        <w:tab w:val="right" w:pos="9120" w:leader="dot"/>
      </w:tabs>
      <w:suppressAutoHyphens w:val="true"/>
      <w:bidi w:val="0"/>
      <w:spacing w:lineRule="atLeast" w:line="600" w:before="0" w:after="520"/>
      <w:jc w:val="both"/>
    </w:pPr>
    <w:rPr>
      <w:rFonts w:ascii="Arial" w:hAnsi="Arial" w:eastAsia="Times New Roman" w:cs="Arial"/>
      <w:b/>
      <w:bCs/>
      <w:color w:val="000000"/>
      <w:w w:val="0"/>
      <w:sz w:val="52"/>
      <w:szCs w:val="52"/>
      <w:lang w:val="en-US" w:eastAsia="en-US" w:bidi="ar-SA"/>
    </w:rPr>
  </w:style>
  <w:style w:type="paragraph" w:styleId="BalloonText">
    <w:name w:val="Balloon Text"/>
    <w:basedOn w:val="Normal"/>
    <w:link w:val="BalloonTextChar"/>
    <w:qFormat/>
    <w:rsid w:val="007320ec"/>
    <w:pPr>
      <w:spacing w:lineRule="auto" w:line="240" w:before="0" w:after="0"/>
      <w:contextualSpacing/>
    </w:pPr>
    <w:rPr>
      <w:rFonts w:ascii="Lucida Grande" w:hAnsi="Lucida Grande" w:cs="Lucida Grande"/>
      <w:sz w:val="18"/>
      <w:szCs w:val="18"/>
    </w:rPr>
  </w:style>
  <w:style w:type="paragraph" w:styleId="Revision">
    <w:name w:val="Revision"/>
    <w:uiPriority w:val="71"/>
    <w:qFormat/>
    <w:rsid w:val="007320ec"/>
    <w:pPr>
      <w:widowControl/>
      <w:bidi w:val="0"/>
      <w:jc w:val="left"/>
    </w:pPr>
    <w:rPr>
      <w:rFonts w:ascii="Arial" w:hAnsi="Arial" w:eastAsia="Times New Roman" w:cs="Times New Roman"/>
      <w:color w:val="00000A"/>
      <w:sz w:val="22"/>
      <w:szCs w:val="24"/>
      <w:lang w:val="en-US" w:eastAsia="en-US" w:bidi="ar-SA"/>
    </w:rPr>
  </w:style>
  <w:style w:type="paragraph" w:styleId="SP3323626" w:customStyle="1">
    <w:name w:val="SP.3.323626"/>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SP3323631" w:customStyle="1">
    <w:name w:val="SP.3.323631"/>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SP3323638" w:customStyle="1">
    <w:name w:val="SP.3.323638"/>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SP3323650" w:customStyle="1">
    <w:name w:val="SP.3.323650"/>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SP3323637" w:customStyle="1">
    <w:name w:val="SP.3.323637"/>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SP3323668" w:customStyle="1">
    <w:name w:val="SP.3.323668"/>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NormalWeb">
    <w:name w:val="Normal (Web)"/>
    <w:basedOn w:val="Normal"/>
    <w:uiPriority w:val="99"/>
    <w:semiHidden/>
    <w:unhideWhenUsed/>
    <w:qFormat/>
    <w:rsid w:val="00035ffd"/>
    <w:pPr>
      <w:spacing w:lineRule="auto" w:line="240" w:beforeAutospacing="1" w:afterAutospacing="1"/>
      <w:contextualSpacing/>
    </w:pPr>
    <w:rPr>
      <w:rFonts w:ascii="Times New Roman" w:hAnsi="Times New Roman"/>
      <w:sz w:val="24"/>
    </w:rPr>
  </w:style>
  <w:style w:type="paragraph" w:styleId="Annotationtext">
    <w:name w:val="annotation text"/>
    <w:basedOn w:val="Normal"/>
    <w:link w:val="CommentTextChar"/>
    <w:uiPriority w:val="99"/>
    <w:semiHidden/>
    <w:unhideWhenUsed/>
    <w:qFormat/>
    <w:rsid w:val="00865253"/>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865253"/>
    <w:pPr/>
    <w:rPr>
      <w:b/>
      <w:bCs/>
    </w:rPr>
  </w:style>
  <w:style w:type="paragraph" w:styleId="Code" w:customStyle="1">
    <w:name w:val="code"/>
    <w:basedOn w:val="Normal"/>
    <w:qFormat/>
    <w:rsid w:val="003c6459"/>
    <w:pPr>
      <w:pBdr>
        <w:top w:val="single" w:sz="8" w:space="12" w:color="FFFFFF"/>
        <w:left w:val="single" w:sz="4" w:space="12" w:color="FFFFFF"/>
        <w:bottom w:val="single" w:sz="4" w:space="12" w:color="FFFFFF"/>
        <w:right w:val="single" w:sz="4" w:space="12" w:color="FFFFFF"/>
      </w:pBdr>
      <w:shd w:val="clear" w:color="auto" w:fill="F2F2F2"/>
      <w:suppressAutoHyphens w:val="true"/>
      <w:spacing w:lineRule="auto" w:line="240" w:before="0" w:after="0"/>
      <w:ind w:left="720" w:right="238" w:hanging="0"/>
      <w:contextualSpacing/>
      <w:jc w:val="both"/>
    </w:pPr>
    <w:rPr>
      <w:rFonts w:ascii="Courier New" w:hAnsi="Courier New" w:cs="Courier New"/>
      <w:sz w:val="18"/>
      <w:szCs w:val="18"/>
      <w:lang w:eastAsia="ar-SA"/>
    </w:rPr>
  </w:style>
  <w:style w:type="paragraph" w:styleId="Quotations" w:customStyle="1">
    <w:name w:val="Quotations"/>
    <w:basedOn w:val="Normal"/>
    <w:qFormat/>
    <w:pPr/>
    <w:rPr/>
  </w:style>
  <w:style w:type="paragraph" w:styleId="Title">
    <w:name w:val="Title"/>
    <w:basedOn w:val="Heading"/>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ibm.com/training" TargetMode="External"/><Relationship Id="rId4" Type="http://schemas.openxmlformats.org/officeDocument/2006/relationships/hyperlink" Target="http://www.ibm.com/certify"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s://issues.jboss.org/browse/JBAS-6981"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hyperlink" Target="http://localhost:9080/document" TargetMode="External"/><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hyperlink" Target="http://bluemix.net/" TargetMode="External"/><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hyperlink" Target="https://docs.docker.com/engine/installation/" TargetMode="External"/><Relationship Id="rId55" Type="http://schemas.openxmlformats.org/officeDocument/2006/relationships/hyperlink" Target="https://www.ng.bluemix.net/docs/services/SecureGateway/sg_021.html" TargetMode="External"/><Relationship Id="rId56" Type="http://schemas.openxmlformats.org/officeDocument/2006/relationships/hyperlink" Target="http://AAA-java-sql.mybluemix.net/" TargetMode="External"/><Relationship Id="rId57" Type="http://schemas.openxmlformats.org/officeDocument/2006/relationships/image" Target="media/image48.png"/><Relationship Id="rId58" Type="http://schemas.openxmlformats.org/officeDocument/2006/relationships/hyperlink" Target="http://help.eclipse.org/mars/topic/org.eclipse.platform.doc.user/tasks/tasks-importproject.htm" TargetMode="External"/><Relationship Id="rId59" Type="http://schemas.openxmlformats.org/officeDocument/2006/relationships/hyperlink" Target="http://help.eclipse.org/mars/topic/org.eclipse.wst.server.ui.doc.user/topics/twaddprj.html" TargetMode="External"/><Relationship Id="rId60" Type="http://schemas.openxmlformats.org/officeDocument/2006/relationships/hyperlink" Target="http://help.eclipse.org/mars/topic/org.eclipse.wst.server.ui.doc.user/topics/rwrcview.html" TargetMode="External"/><Relationship Id="rId61" Type="http://schemas.openxmlformats.org/officeDocument/2006/relationships/hyperlink" Target="https://dev.mysql.com/downloads/connector/j/" TargetMode="External"/><Relationship Id="rId62" Type="http://schemas.openxmlformats.org/officeDocument/2006/relationships/hyperlink" Target="http://localhost:9080/" TargetMode="External"/><Relationship Id="rId63" Type="http://schemas.openxmlformats.org/officeDocument/2006/relationships/hyperlink" Target="http://localhost:9080/" TargetMode="External"/><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hyperlink" Target="http://localhost:9080/" TargetMode="External"/><Relationship Id="rId68" Type="http://schemas.openxmlformats.org/officeDocument/2006/relationships/hyperlink" Target="http://www-01.ibm.com/support/knowledgecenter/SSEQTP_8.5.5/com.ibm.websphere.wlp.doc/ae/twlp_setup_package_server.html" TargetMode="External"/><Relationship Id="rId69" Type="http://schemas.openxmlformats.org/officeDocument/2006/relationships/hyperlink" Target="https://api.ng.bluemix.net/" TargetMode="External"/><Relationship Id="rId70" Type="http://schemas.openxmlformats.org/officeDocument/2006/relationships/hyperlink" Target="https://api.eu-gb.bluemix.net/" TargetMode="External"/><Relationship Id="rId71" Type="http://schemas.openxmlformats.org/officeDocument/2006/relationships/hyperlink" Target="http://www.oracle.com/technetwork/java/javase/downloads/index.html" TargetMode="External"/><Relationship Id="rId72" Type="http://schemas.openxmlformats.org/officeDocument/2006/relationships/hyperlink" Target="https://developer.ibm.com/wasdev/downloads/liberty-profile-using-non-eclipse-environments/" TargetMode="External"/><Relationship Id="rId73" Type="http://schemas.openxmlformats.org/officeDocument/2006/relationships/hyperlink" Target="https://developer.ibm.com/wasdev/downloads/liberty-profile-using-eclipse/" TargetMode="External"/><Relationship Id="rId74" Type="http://schemas.openxmlformats.org/officeDocument/2006/relationships/hyperlink" Target="http://www.eclipse.org/downloads/" TargetMode="External"/><Relationship Id="rId75" Type="http://schemas.openxmlformats.org/officeDocument/2006/relationships/hyperlink" Target="http://marketplace.eclipse.org/" TargetMode="External"/><Relationship Id="rId76" Type="http://schemas.openxmlformats.org/officeDocument/2006/relationships/hyperlink" Target="https://docs.cloudfoundry.org/devguide/installcf/install-go-cli.html" TargetMode="External"/><Relationship Id="rId77" Type="http://schemas.openxmlformats.org/officeDocument/2006/relationships/hyperlink" Target="https://git-scm.com/downloads" TargetMode="External"/><Relationship Id="rId78" Type="http://schemas.openxmlformats.org/officeDocument/2006/relationships/hyperlink" Target="http://www.putty.org/" TargetMode="External"/><Relationship Id="rId79" Type="http://schemas.openxmlformats.org/officeDocument/2006/relationships/hyperlink" Target="http://jbossas.jboss.org/downloads/" TargetMode="External"/><Relationship Id="rId80" Type="http://schemas.openxmlformats.org/officeDocument/2006/relationships/hyperlink" Target="http://tools.jboss.org/downloads/jbosstools/mars/" TargetMode="External"/><Relationship Id="rId81" Type="http://schemas.openxmlformats.org/officeDocument/2006/relationships/hyperlink" Target="http://dev.mysql.com/downloads/mysql/" TargetMode="External"/><Relationship Id="rId82" Type="http://schemas.openxmlformats.org/officeDocument/2006/relationships/hyperlink" Target="http://www.postgresql.org/download/" TargetMode="External"/><Relationship Id="rId83" Type="http://schemas.openxmlformats.org/officeDocument/2006/relationships/hyperlink" Target="https://db.apache.org/derby/derby_downloads.html" TargetMode="External"/><Relationship Id="rId84" Type="http://schemas.openxmlformats.org/officeDocument/2006/relationships/hyperlink" Target="https://docs.docker.com/reference/commandline/cli" TargetMode="External"/><Relationship Id="rId85" Type="http://schemas.openxmlformats.org/officeDocument/2006/relationships/header" Target="header1.xml"/><Relationship Id="rId86" Type="http://schemas.openxmlformats.org/officeDocument/2006/relationships/footer" Target="footer1.xml"/><Relationship Id="rId87" Type="http://schemas.openxmlformats.org/officeDocument/2006/relationships/comments" Target="comments.xml"/><Relationship Id="rId88" Type="http://schemas.openxmlformats.org/officeDocument/2006/relationships/numbering" Target="numbering.xml"/><Relationship Id="rId89" Type="http://schemas.openxmlformats.org/officeDocument/2006/relationships/fontTable" Target="fontTable.xml"/><Relationship Id="rId90" Type="http://schemas.openxmlformats.org/officeDocument/2006/relationships/settings" Target="settings.xml"/><Relationship Id="rId9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Application>LibreOffice/5.0.1.2$Windows_x86 LibreOffice_project/81898c9f5c0d43f3473ba111d7b351050be20261</Application>
  <Paragraphs>1050</Paragraphs>
  <Company>IBM</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2016-02-12T14:25:00Z</dcterms:created>
  <dc:creator>Bobby Woolf</dc:creator>
  <dc:language>en-US</dc:language>
  <cp:lastPrinted>2016-01-13T22:22:00Z</cp:lastPrinted>
  <dcterms:modified xsi:type="dcterms:W3CDTF">2016-02-18T11:46:46Z</dcterms:modified>
  <cp:revision>8</cp:revision>
  <dc:title>Migrating and Integrating Cloud Applications with On-Premise Resources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IBM</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